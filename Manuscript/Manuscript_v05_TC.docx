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8"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 xml:space="preserve">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w:t>
      </w:r>
      <w:proofErr w:type="gramStart"/>
      <w:r>
        <w:t>through the use of</w:t>
      </w:r>
      <w:proofErr w:type="gramEnd"/>
      <w:r>
        <w:t xml:space="preserve"> data from stationary monitors alone.</w:t>
      </w:r>
    </w:p>
    <w:p w14:paraId="5EAED172" w14:textId="77777777" w:rsidR="00DF5724" w:rsidRDefault="00DF5724" w:rsidP="00DF5724">
      <w:pPr>
        <w:pStyle w:val="TAMainText"/>
        <w:ind w:firstLine="0"/>
        <w:rPr>
          <w:b/>
          <w:bCs/>
        </w:rPr>
      </w:pPr>
      <w:r>
        <w:rPr>
          <w:b/>
          <w:bCs/>
        </w:rPr>
        <w:t>TOC ART</w:t>
      </w:r>
    </w:p>
    <w:p w14:paraId="2AD8D96D" w14:textId="161765F2" w:rsidR="00DF5724" w:rsidRDefault="00567029" w:rsidP="000702AD">
      <w:pPr>
        <w:pStyle w:val="BGKeywords"/>
      </w:pPr>
      <w:ins w:id="0" w:author="Blake Actkinson" w:date="2022-08-27T10:59:00Z">
        <w:r>
          <w:rPr>
            <w:noProof/>
          </w:rPr>
          <w:drawing>
            <wp:inline distT="0" distB="0" distL="0" distR="0" wp14:anchorId="1AAEBA60" wp14:editId="12E03A4E">
              <wp:extent cx="2844800" cy="16002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inline>
          </w:drawing>
        </w:r>
      </w:ins>
    </w:p>
    <w:p w14:paraId="6CCFF25E" w14:textId="5EC82A80" w:rsidR="00DF5724" w:rsidRDefault="00DF5724" w:rsidP="000702AD">
      <w:pPr>
        <w:pStyle w:val="BGKeywords"/>
      </w:pPr>
      <w:del w:id="1" w:author="Blake Actkinson" w:date="2022-08-27T10:59:00Z">
        <w:r w:rsidDel="00567029">
          <w:rPr>
            <w:b/>
            <w:bCs/>
            <w:noProof/>
          </w:rPr>
          <w:lastRenderedPageBreak/>
          <w:drawing>
            <wp:inline distT="0" distB="0" distL="0" distR="0" wp14:anchorId="03BDC2CF" wp14:editId="40135D72">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del>
    </w:p>
    <w:p w14:paraId="78391BA6" w14:textId="1C0A92D4" w:rsidR="00DF5724" w:rsidRDefault="00DF5724" w:rsidP="00DF5724">
      <w:pPr>
        <w:pStyle w:val="TAMainText"/>
        <w:numPr>
          <w:ilvl w:val="0"/>
          <w:numId w:val="11"/>
        </w:numPr>
        <w:rPr>
          <w:b/>
          <w:bCs/>
        </w:rPr>
      </w:pPr>
      <w:r>
        <w:rPr>
          <w:b/>
          <w:bCs/>
        </w:rPr>
        <w:t>INTRODUCTION</w:t>
      </w:r>
    </w:p>
    <w:p w14:paraId="48FF15EA" w14:textId="718032FD"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EA0175">
        <w:instrText xml:space="preserve"> ADDIN ZOTERO_ITEM CSL_CITATION {"citationID":"kkTxoPgj","properties":{"formattedCitation":"\\super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0A5444B7"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EA0175">
        <w:instrText xml:space="preserve"> ADDIN ZOTERO_ITEM CSL_CITATION {"citationID":"nwRxOCli","properties":{"formattedCitation":"\\super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w:t>
      </w:r>
      <w:del w:id="2" w:author="Blake Actkinson" w:date="2022-08-21T12:12:00Z">
        <w:r w:rsidDel="0080440A">
          <w:delText>,</w:delText>
        </w:r>
      </w:del>
      <w:r>
        <w:t xml:space="preserve"> </w:t>
      </w:r>
      <w:del w:id="3" w:author="Blake Actkinson" w:date="2022-08-21T12:12:00Z">
        <w:r w:rsidDel="0080440A">
          <w:delText xml:space="preserve">in that </w:delText>
        </w:r>
      </w:del>
      <w:ins w:id="4" w:author="Blake Actkinson" w:date="2022-08-21T12:12:00Z">
        <w:r w:rsidR="0080440A">
          <w:t xml:space="preserve">because </w:t>
        </w:r>
      </w:ins>
      <w:r>
        <w:t xml:space="preserve">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EA0175">
        <w:instrText xml:space="preserve"> ADDIN ZOTERO_ITEM CSL_CITATION {"citationID":"8sFHWZql","properties":{"formattedCitation":"\\super 2\\nosupersub{}","plainCitation":"2","noteIndex":0},"citationItems":[{"id":173,"uris":["http://zotero.org/users/4282478/items/S7IKN7HD"],"itemData":{"id":173,"type":"article-journal","abstract":"Air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 use of LUR models often involves aggregating measurements in time, thereby losing temporal resolution. Additionally, derived relationships do not necessarily imply causality, and </w:t>
      </w:r>
      <w:ins w:id="5" w:author="Blake Actkinson" w:date="2022-08-21T12:13:00Z">
        <w:r w:rsidR="00B32698">
          <w:t xml:space="preserve">while </w:t>
        </w:r>
        <w:r w:rsidR="000A20CE">
          <w:t xml:space="preserve">recent efforts have illustrated creative methods </w:t>
        </w:r>
      </w:ins>
      <w:ins w:id="6" w:author="Blake Actkinson" w:date="2022-08-21T12:14:00Z">
        <w:r w:rsidR="00183810">
          <w:t>of creating land use databases,</w:t>
        </w:r>
      </w:ins>
      <w:r w:rsidR="00C54D18">
        <w:fldChar w:fldCharType="begin"/>
      </w:r>
      <w:r w:rsidR="00C54D18">
        <w:instrText xml:space="preserve"> ADDIN ZOTERO_ITEM CSL_CITATION {"citationID":"J6NMLBeL","properties":{"formattedCitation":"\\super 3\\nosupersub{}","plainCitation":"3","noteIndex":0},"citationItems":[{"id":802,"uris":["http://zotero.org/users/4282478/items/I9LY6LBH"],"itemData":{"id":802,"type":"article-journal","abstract":"Land-use regression (LUR) models are frequently applied to estimate spatial patterns of air pollution. Traditional LUR often relies on fixed-site measurements and GIS-derived variables with limited spatial resolution. We present an approach that leverages Google Street View (GSV) imagery to predict street-level particulate air pollution (i.e., black carbon [BC] and particle number [PN] concentrations). We developed empirical models based on mobile monitoring data and features extracted from </w:instrText>
      </w:r>
      <w:r w:rsidR="00C54D18">
        <w:rPr>
          <w:rFonts w:ascii="Cambria Math" w:hAnsi="Cambria Math" w:cs="Cambria Math"/>
        </w:rPr>
        <w:instrText>∼</w:instrText>
      </w:r>
      <w:r w:rsidR="00C54D18">
        <w:instrText xml:space="preserve">52 500 GSV images using a deep learning model. We tested theory- and data-driven feature selection methods as well as models using images within varying buffer sizes (50–2000 m). Compared to LUR models with traditional variables, our models achieved similar model performance using the street-level predictors while also identifying additional potential hotspots. Adjusted R2 (10-fold CV R2) with integrated feature selection was 0.57–0.64 (0.50–0.57) and 0.65–0.73 (0.61–0.66) for BC and PN models, respectively. Models using only features near the measurement locations (i.e., GSV images within 250 m) explained </w:instrText>
      </w:r>
      <w:r w:rsidR="00C54D18">
        <w:rPr>
          <w:rFonts w:ascii="Cambria Math" w:hAnsi="Cambria Math" w:cs="Cambria Math"/>
        </w:rPr>
        <w:instrText>∼</w:instrText>
      </w:r>
      <w:r w:rsidR="00C54D18">
        <w:instrText xml:space="preserve">50% of air pollution variability, indicating PN and BC are strongly affected by the street-level built environment. Our results suggest that GSV imagery, processed with computer vision techniques, is a promising data source to develop LUR models with high spatial resolution and consistent predictor variables across administrative boundaries.","container-title":"Environmental Science &amp; Technology","DOI":"10.1021/acs.est.0c05572","ISSN":"0013-936X","issue":"4","journalAbbreviation":"Environ. Sci. Technol.","note":"publisher: American Chemical Society","page":"2695-2704","source":"ACS Publications","title":"Using Street View Imagery to Predict Street-Level Particulate Air Pollution","volume":"55","author":[{"family":"Qi","given":"Meng"},{"family":"Hankey","given":"Steve"}],"issued":{"date-parts":[["2021",2,16]]}}}],"schema":"https://github.com/citation-style-language/schema/raw/master/csl-citation.json"} </w:instrText>
      </w:r>
      <w:r w:rsidR="00C54D18">
        <w:fldChar w:fldCharType="separate"/>
      </w:r>
      <w:r w:rsidR="00C54D18" w:rsidRPr="00C54D18">
        <w:rPr>
          <w:szCs w:val="24"/>
          <w:vertAlign w:val="superscript"/>
        </w:rPr>
        <w:t>3</w:t>
      </w:r>
      <w:r w:rsidR="00C54D18">
        <w:fldChar w:fldCharType="end"/>
      </w:r>
      <w:ins w:id="7" w:author="Blake Actkinson" w:date="2022-08-21T12:14:00Z">
        <w:r w:rsidR="00183810">
          <w:t xml:space="preserve"> </w:t>
        </w:r>
      </w:ins>
      <w:r w:rsidR="00387071">
        <w:t xml:space="preserve">use of these models is </w:t>
      </w:r>
      <w:ins w:id="8" w:author="Blake Actkinson" w:date="2022-08-21T12:14:00Z">
        <w:r w:rsidR="00183810">
          <w:t xml:space="preserve">still </w:t>
        </w:r>
      </w:ins>
      <w:r w:rsidR="00387071">
        <w:t xml:space="preserve">limited through the availability of </w:t>
      </w:r>
      <w:ins w:id="9" w:author="Blake Actkinson" w:date="2022-08-21T12:14:00Z">
        <w:r w:rsidR="00183810">
          <w:t xml:space="preserve">these </w:t>
        </w:r>
      </w:ins>
      <w:del w:id="10" w:author="Blake Actkinson" w:date="2022-08-21T12:14:00Z">
        <w:r w:rsidR="00387071" w:rsidDel="00183810">
          <w:delText xml:space="preserve">sophisticated land use variable </w:delText>
        </w:r>
      </w:del>
      <w:r w:rsidR="00387071">
        <w:t xml:space="preserve">databases. There is a need for the development of methods that can identify source </w:t>
      </w:r>
      <w:r w:rsidR="00387071">
        <w:lastRenderedPageBreak/>
        <w:t xml:space="preserve">influences in large mobile monitoring data sets at high time resolution without being subject to the availability of </w:t>
      </w:r>
      <w:ins w:id="11" w:author="Blake Actkinson" w:date="2022-08-21T12:16:00Z">
        <w:r w:rsidR="008443B8">
          <w:t>land-use variabl</w:t>
        </w:r>
      </w:ins>
      <w:ins w:id="12" w:author="Blake Actkinson" w:date="2022-08-21T12:17:00Z">
        <w:r w:rsidR="008443B8">
          <w:t xml:space="preserve">e </w:t>
        </w:r>
      </w:ins>
      <w:del w:id="13" w:author="Blake Actkinson" w:date="2022-08-21T12:16:00Z">
        <w:r w:rsidR="00387071" w:rsidDel="008443B8">
          <w:delText xml:space="preserve">pre-existing, sophisticated </w:delText>
        </w:r>
      </w:del>
      <w:r w:rsidR="00387071">
        <w:t>databases.</w:t>
      </w:r>
    </w:p>
    <w:p w14:paraId="3F409543" w14:textId="3357114F" w:rsidR="00E3712F" w:rsidRDefault="00E3712F" w:rsidP="00DF5724">
      <w:pPr>
        <w:pStyle w:val="TAMainText"/>
      </w:pPr>
      <w:r>
        <w:t xml:space="preserve">Another factor that aggravates source identification in mobile monitoring contexts is the nature of mobile monitoring data themselves. If a mobile monitoring campaign were conducted focusing largely on residential areas with brief excursions onto busier thoroughfares, performing PCA or other dimension reduction techniques to describe patterns in the </w:t>
      </w:r>
      <w:ins w:id="14" w:author="Blake Actkinson" w:date="2022-08-21T11:11:00Z">
        <w:r w:rsidR="00AC12E0">
          <w:t xml:space="preserve">entire </w:t>
        </w:r>
      </w:ins>
      <w:r>
        <w:t>data</w:t>
      </w:r>
      <w:ins w:id="15" w:author="Blake Actkinson" w:date="2022-08-21T11:11:00Z">
        <w:r w:rsidR="00AC12E0">
          <w:t>set</w:t>
        </w:r>
      </w:ins>
      <w:r>
        <w:t xml:space="preserve"> would likely return results that are weighted towards </w:t>
      </w:r>
      <w:ins w:id="16" w:author="Blake Actkinson" w:date="2022-08-21T11:12:00Z">
        <w:r w:rsidR="00FC1CE0">
          <w:t xml:space="preserve">areas </w:t>
        </w:r>
      </w:ins>
      <w:del w:id="17" w:author="Blake Actkinson" w:date="2022-08-21T11:12:00Z">
        <w:r w:rsidDel="00FC1CE0">
          <w:delText xml:space="preserve">data </w:delText>
        </w:r>
      </w:del>
      <w:r>
        <w:t xml:space="preserve">in which source influences are largely negligible. This type of analysis </w:t>
      </w:r>
      <w:del w:id="18" w:author="Blake Actkinson" w:date="2022-08-21T12:17:00Z">
        <w:r w:rsidDel="00A77180">
          <w:delText xml:space="preserve">could </w:delText>
        </w:r>
      </w:del>
      <w:r>
        <w:t>generate</w:t>
      </w:r>
      <w:ins w:id="19" w:author="Blake Actkinson" w:date="2022-08-21T12:18:00Z">
        <w:r w:rsidR="00A77180">
          <w:t>s</w:t>
        </w:r>
      </w:ins>
      <w:r>
        <w:t xml:space="preserve"> solutions in which there is a demarcation between </w:t>
      </w:r>
      <w:proofErr w:type="gramStart"/>
      <w:r>
        <w:t>the majority of</w:t>
      </w:r>
      <w:proofErr w:type="gramEnd"/>
      <w:r>
        <w:t xml:space="preserve"> points with little source influence and a smaller subset of source-influenced points elevated in all p</w:t>
      </w:r>
      <w:r w:rsidR="00E32E30">
        <w:t>oll</w:t>
      </w:r>
      <w:r>
        <w:t xml:space="preserve">utants, which </w:t>
      </w:r>
      <w:ins w:id="20" w:author="Blake Actkinson" w:date="2022-08-21T12:18:00Z">
        <w:r w:rsidR="00B4343F">
          <w:t xml:space="preserve">is not </w:t>
        </w:r>
      </w:ins>
      <w:del w:id="21" w:author="Blake Actkinson" w:date="2022-08-21T12:18:00Z">
        <w:r w:rsidDel="00B4343F">
          <w:delText>m</w:delText>
        </w:r>
        <w:r w:rsidR="00E32E30" w:rsidDel="00B4343F">
          <w:delText>ay</w:delText>
        </w:r>
        <w:r w:rsidDel="00B4343F">
          <w:delText xml:space="preserve"> not be </w:delText>
        </w:r>
      </w:del>
      <w:r>
        <w:t xml:space="preserve">compelling if one’s objective is to determine the specific sources affecting the measurements. </w:t>
      </w:r>
    </w:p>
    <w:p w14:paraId="056AD3F4" w14:textId="52C112C7"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C54D18">
        <w:instrText xml:space="preserve"> ADDIN ZOTERO_ITEM CSL_CITATION {"citationID":"3RGkGLp2","properties":{"formattedCitation":"\\super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w:t>
      </w:r>
      <w:proofErr w:type="spellStart"/>
      <w:r>
        <w:t>Drewnick</w:t>
      </w:r>
      <w:proofErr w:type="spellEnd"/>
      <w:r>
        <w:t xml:space="preserve">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C54D18">
        <w:instrText xml:space="preserve"> ADDIN ZOTERO_ITEM CSL_CITATION {"citationID":"qXVbDKeT","properties":{"formattedCitation":"\\super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rsidR="00E32E30">
        <w:t xml:space="preserve"> Others </w:t>
      </w:r>
      <w:r w:rsidR="00E32E30">
        <w:lastRenderedPageBreak/>
        <w:t>have addressed the plume id</w:t>
      </w:r>
      <w:r w:rsidR="00CD707D">
        <w:t>en</w:t>
      </w:r>
      <w:r w:rsidR="00E32E30">
        <w:t>tif</w:t>
      </w:r>
      <w:r w:rsidR="00CD707D">
        <w:t>i</w:t>
      </w:r>
      <w:r w:rsidR="00E32E30">
        <w:t xml:space="preserve">cation question indirectly through background estimation and removal methods. </w:t>
      </w:r>
    </w:p>
    <w:p w14:paraId="3476DDA6" w14:textId="2CD84542" w:rsidR="00E32E30" w:rsidRDefault="00E32E30" w:rsidP="00E32E30">
      <w:pPr>
        <w:pStyle w:val="TAMainText"/>
      </w:pPr>
      <w:r>
        <w:t>These methods all have drawbacks. In the data used in the present work, the method of Hagler et al.</w:t>
      </w:r>
      <w:r w:rsidR="00E64672">
        <w:fldChar w:fldCharType="begin"/>
      </w:r>
      <w:r w:rsidR="00C54D18">
        <w:instrText xml:space="preserve"> ADDIN ZOTERO_ITEM CSL_CITATION {"citationID":"NyTsiXkD","properties":{"formattedCitation":"\\super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flags </w:t>
      </w:r>
      <w:proofErr w:type="spellStart"/>
      <w:r>
        <w:t>few</w:t>
      </w:r>
      <w:proofErr w:type="spellEnd"/>
      <w:r>
        <w:t xml:space="preserve"> to no points at all, suggesting that the method is sensitive to the time series utilized. The algorithm of </w:t>
      </w:r>
      <w:proofErr w:type="spellStart"/>
      <w:r>
        <w:t>Drewnick</w:t>
      </w:r>
      <w:proofErr w:type="spellEnd"/>
      <w:r>
        <w:t xml:space="preserve"> et al. suffers in situations where many plumes appear consecutively to one another, frequently leading to poor performance in those circumstances.</w:t>
      </w:r>
      <w:r w:rsidR="00E64672">
        <w:fldChar w:fldCharType="begin"/>
      </w:r>
      <w:r w:rsidR="00C54D18">
        <w:instrText xml:space="preserve"> ADDIN ZOTERO_ITEM CSL_CITATION {"citationID":"Nvo0xMSq","properties":{"formattedCitation":"\\super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t xml:space="preserve"> Other methods</w:t>
      </w:r>
      <w:r w:rsidR="00A13812">
        <w:t xml:space="preserve"> depend on a time window, which presents problems for complex, multi-day mobile monitoring time series. </w:t>
      </w:r>
    </w:p>
    <w:p w14:paraId="072D31BF" w14:textId="18181C1F"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w:t>
      </w:r>
      <w:r w:rsidR="00913C15">
        <w:fldChar w:fldCharType="begin"/>
      </w:r>
      <w:r w:rsidR="00913C15">
        <w:instrText xml:space="preserve"> ADDIN ZOTERO_ITEM CSL_CITATION {"citationID":"7HttEJpI","properties":{"formattedCitation":"\\super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913C15">
        <w:fldChar w:fldCharType="separate"/>
      </w:r>
      <w:r w:rsidR="00913C15" w:rsidRPr="00913C15">
        <w:rPr>
          <w:szCs w:val="24"/>
          <w:vertAlign w:val="superscript"/>
        </w:rPr>
        <w:t>6</w:t>
      </w:r>
      <w:r w:rsidR="00913C15">
        <w:fldChar w:fldCharType="end"/>
      </w:r>
      <w:r>
        <w:t xml:space="preserve">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913C15">
        <w:instrText xml:space="preserve"> ADDIN ZOTERO_ITEM CSL_CITATION {"citationID":"z1fv5mga","properties":{"formattedCitation":"\\super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913C15" w:rsidRPr="00913C15">
        <w:rPr>
          <w:szCs w:val="24"/>
          <w:vertAlign w:val="superscript"/>
        </w:rPr>
        <w:t>7</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7A20AB72" w:rsidR="00A13812" w:rsidRPr="00A13812" w:rsidRDefault="00EC76D6" w:rsidP="00E32E30">
      <w:pPr>
        <w:pStyle w:val="TAMainText"/>
      </w:pPr>
      <w:ins w:id="22" w:author="Blake Actkinson" w:date="2022-08-21T12:20:00Z">
        <w:r>
          <w:t xml:space="preserve">The objective of this work is to establish a new method for detecting plumes in mobile monitoring time series, </w:t>
        </w:r>
        <w:r w:rsidR="00EC21F0">
          <w:t xml:space="preserve">validate its performance, and use it to perform novel analysis that elucidates the impacts of different emission sources across census tracts in the Greater Houston area. </w:t>
        </w:r>
      </w:ins>
      <w:r w:rsidR="00A13812">
        <w:t>We utilize DBSCAN by envisioning daily mobile monitoring time series consisting of black carbon (BC), carbon dioxide (CO</w:t>
      </w:r>
      <w:r w:rsidR="00A13812">
        <w:rPr>
          <w:vertAlign w:val="subscript"/>
        </w:rPr>
        <w:t>2</w:t>
      </w:r>
      <w:r w:rsidR="00A13812">
        <w:t>), oxides of nitrogen (nitric oxide (NO) + nitrogen dioxide (NO</w:t>
      </w:r>
      <w:r w:rsidR="00A13812">
        <w:rPr>
          <w:vertAlign w:val="subscript"/>
        </w:rPr>
        <w:t>2</w:t>
      </w:r>
      <w:r w:rsidR="00A13812">
        <w:t>) = NO</w:t>
      </w:r>
      <w:r w:rsidR="00A13812">
        <w:rPr>
          <w:vertAlign w:val="subscript"/>
        </w:rPr>
        <w:t>x</w:t>
      </w:r>
      <w:r w:rsidR="00A13812">
        <w:t xml:space="preserve">) and ultrafine particle number concentrations (UFP) as large numbers of points clustered around a four-dimensional origin with plumes scattered outwards from this origin. In the DBSCAN </w:t>
      </w:r>
      <w:r w:rsidR="00A13812">
        <w:lastRenderedPageBreak/>
        <w:t>context, plumes would be labeled as noi</w:t>
      </w:r>
      <w:r w:rsidR="00CF2D6F">
        <w:t>s</w:t>
      </w:r>
      <w:r w:rsidR="00A13812">
        <w:t>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913C15">
        <w:instrText xml:space="preserve"> ADDIN ZOTERO_ITEM CSL_CITATION {"citationID":"H8k0tiqW","properties":{"formattedCitation":"\\super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A13812">
        <w:t xml:space="preserve"> We use the validation set to tune DBSCAN and other time series-based models and compare performance of all models. We apply the algorithm to the Houston Mobile monitoring dataset to </w:t>
      </w:r>
      <w:r w:rsidR="00CF2D6F">
        <w:t>i</w:t>
      </w:r>
      <w:r w:rsidR="00A13812">
        <w:t>dentify anomalies, which are then clustered into anomaly types li</w:t>
      </w:r>
      <w:r w:rsidR="00CF2D6F">
        <w:t>n</w:t>
      </w:r>
      <w:r w:rsidR="00A13812">
        <w:t xml:space="preserve">ked to specific </w:t>
      </w:r>
      <w:ins w:id="23" w:author="Blake Actkinson" w:date="2022-08-21T12:22:00Z">
        <w:r w:rsidR="00AB0A5C">
          <w:t xml:space="preserve">vehicle </w:t>
        </w:r>
      </w:ins>
      <w:r w:rsidR="00A13812">
        <w:t>emission sources. We tabulate the number of these different anomaly types by census tract</w:t>
      </w:r>
      <w:ins w:id="24" w:author="Blake Actkinson" w:date="2022-08-21T12:23:00Z">
        <w:r w:rsidR="00E753C7">
          <w:t xml:space="preserve"> and derive anomaly frequencies, which </w:t>
        </w:r>
      </w:ins>
      <w:ins w:id="25" w:author="Blake Actkinson" w:date="2022-08-27T09:57:00Z">
        <w:r w:rsidR="00763C1D">
          <w:t>are</w:t>
        </w:r>
      </w:ins>
      <w:ins w:id="26" w:author="Blake Actkinson" w:date="2022-08-21T12:23:00Z">
        <w:r w:rsidR="00E753C7">
          <w:t xml:space="preserve"> conceptualized as the probability of detecting a given anomaly type during the prescribed study period.</w:t>
        </w:r>
      </w:ins>
      <w:r w:rsidR="00A13812">
        <w:t xml:space="preserve"> </w:t>
      </w:r>
      <w:proofErr w:type="gramStart"/>
      <w:ins w:id="27" w:author="Blake Actkinson" w:date="2022-08-27T09:58:00Z">
        <w:r w:rsidR="00D71E9D">
          <w:t>In particular, we</w:t>
        </w:r>
        <w:proofErr w:type="gramEnd"/>
        <w:r w:rsidR="00D71E9D">
          <w:t xml:space="preserve"> demonstrate differences in anomaly frequencies in census tracts across Houston, which can be used to tailor census-tract specific air monitoring regulation and enforcement </w:t>
        </w:r>
        <w:proofErr w:type="spellStart"/>
        <w:r w:rsidR="00D71E9D">
          <w:t>strategies.</w:t>
        </w:r>
      </w:ins>
      <w:del w:id="28" w:author="Blake Actkinson" w:date="2022-08-21T12:23:00Z">
        <w:r w:rsidR="00A13812" w:rsidDel="00E753C7">
          <w:delText xml:space="preserve">and </w:delText>
        </w:r>
      </w:del>
      <w:ins w:id="29" w:author="Blake Actkinson" w:date="2022-08-21T12:23:00Z">
        <w:r w:rsidR="00E753C7">
          <w:t>We</w:t>
        </w:r>
        <w:proofErr w:type="spellEnd"/>
        <w:r w:rsidR="00E753C7">
          <w:t xml:space="preserve"> </w:t>
        </w:r>
      </w:ins>
      <w:r w:rsidR="00A13812">
        <w:t>discuss the implications of the method, the results, and future directions for this research.</w:t>
      </w:r>
      <w:ins w:id="30" w:author="Blake Actkinson" w:date="2022-08-21T11:23:00Z">
        <w:r w:rsidR="00024322">
          <w:t xml:space="preserve"> </w:t>
        </w:r>
      </w:ins>
      <w:del w:id="31" w:author="Blake Actkinson" w:date="2022-08-21T11:31:00Z">
        <w:r w:rsidR="00A13812" w:rsidDel="00AD0ED6">
          <w:delText xml:space="preserve"> </w:delText>
        </w:r>
      </w:del>
    </w:p>
    <w:p w14:paraId="7F3771E2" w14:textId="62914320" w:rsidR="00387071" w:rsidRDefault="002B738B" w:rsidP="002B738B">
      <w:pPr>
        <w:pStyle w:val="TAMainText"/>
        <w:numPr>
          <w:ilvl w:val="0"/>
          <w:numId w:val="11"/>
        </w:numPr>
        <w:rPr>
          <w:b/>
          <w:bCs/>
        </w:rPr>
      </w:pPr>
      <w:r>
        <w:rPr>
          <w:b/>
          <w:bCs/>
        </w:rPr>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65078216" w:rsidR="006C7CAE" w:rsidRDefault="006C7CAE" w:rsidP="006C7CAE">
      <w:pPr>
        <w:pStyle w:val="TAMainText"/>
      </w:pPr>
      <w:r>
        <w:t>Data were collected during the Houston mobile monitoring campaign and are described in detail elsewhere.</w:t>
      </w:r>
      <w:r w:rsidR="00E64672">
        <w:fldChar w:fldCharType="begin"/>
      </w:r>
      <w:r w:rsidR="00913C15">
        <w:instrText xml:space="preserve"> ADDIN ZOTERO_ITEM CSL_CITATION {"citationID":"xx3MoVAd","properties":{"formattedCitation":"\\super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In brief, two Google Street View cars drove different census tracts in the Greater Houston area 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 xml:space="preserve">. </w:t>
      </w:r>
      <w:r w:rsidR="002F59BB">
        <w:t>A table providing the instruments used to measure each respective pollutant is given in Table S1. BC, CO</w:t>
      </w:r>
      <w:r w:rsidR="002F59BB">
        <w:rPr>
          <w:vertAlign w:val="subscript"/>
        </w:rPr>
        <w:t>2</w:t>
      </w:r>
      <w:r w:rsidR="002F59BB">
        <w:t>, and UFP measurements were taken on 1-s time resolution, while NO and NO</w:t>
      </w:r>
      <w:r w:rsidR="002F59BB">
        <w:rPr>
          <w:vertAlign w:val="subscript"/>
        </w:rPr>
        <w:t>2</w:t>
      </w:r>
      <w:r w:rsidR="002F59BB">
        <w:t xml:space="preserve"> measurements were taken on 5-s time resolution.</w:t>
      </w:r>
    </w:p>
    <w:p w14:paraId="4B63F9A3" w14:textId="2C717A1C" w:rsidR="008F79CD" w:rsidRDefault="002F59BB" w:rsidP="006C7CAE">
      <w:pPr>
        <w:pStyle w:val="TAMainText"/>
      </w:pPr>
      <w:r>
        <w:lastRenderedPageBreak/>
        <w:t xml:space="preserve">We create a multivariate dataset consisting of these four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analysis. </w:t>
      </w:r>
      <w:ins w:id="32" w:author="Blake Actkinson" w:date="2022-08-21T11:24:00Z">
        <w:r w:rsidR="004F5EDB">
          <w:t xml:space="preserve">In the data set, NO and </w:t>
        </w:r>
        <w:r w:rsidR="004F5EDB" w:rsidRPr="004F5EDB">
          <w:t>NO</w:t>
        </w:r>
        <w:r w:rsidR="004F5EDB">
          <w:rPr>
            <w:vertAlign w:val="subscript"/>
          </w:rPr>
          <w:t>2</w:t>
        </w:r>
        <w:r w:rsidR="004F5EDB">
          <w:t xml:space="preserve"> were taken on a 5-s time resolution, while CO</w:t>
        </w:r>
        <w:r w:rsidR="004F5EDB">
          <w:rPr>
            <w:vertAlign w:val="subscript"/>
          </w:rPr>
          <w:t>2</w:t>
        </w:r>
        <w:r w:rsidR="004F5EDB">
          <w:t xml:space="preserve">, BC, and UFP were all at 1-s resolution. </w:t>
        </w:r>
      </w:ins>
      <w:ins w:id="33" w:author="Blake Actkinson" w:date="2022-08-21T11:25:00Z">
        <w:r w:rsidR="004F45BF">
          <w:t xml:space="preserve">To perform analysis at a finer temporal resolution, </w:t>
        </w:r>
      </w:ins>
      <w:ins w:id="34" w:author="Blake Actkinson" w:date="2022-08-21T11:26:00Z">
        <w:r w:rsidR="00E04136">
          <w:t xml:space="preserve">as well as to address missing data, </w:t>
        </w:r>
      </w:ins>
      <w:ins w:id="35" w:author="Blake Actkinson" w:date="2022-08-21T11:25:00Z">
        <w:r w:rsidR="004F45BF">
          <w:t xml:space="preserve">we </w:t>
        </w:r>
      </w:ins>
      <w:del w:id="36" w:author="Blake Actkinson" w:date="2022-08-21T11:25:00Z">
        <w:r w:rsidRPr="004F5EDB" w:rsidDel="004F45BF">
          <w:delText>T</w:delText>
        </w:r>
      </w:del>
      <w:r w:rsidRPr="004F5EDB">
        <w:t>o</w:t>
      </w:r>
      <w:r>
        <w:t xml:space="preserve"> </w:t>
      </w:r>
      <w:del w:id="37" w:author="Blake Actkinson" w:date="2022-08-21T11:26:00Z">
        <w:r w:rsidDel="00E04136">
          <w:delText>bring NO and NO</w:delText>
        </w:r>
        <w:r w:rsidDel="00E04136">
          <w:rPr>
            <w:vertAlign w:val="subscript"/>
          </w:rPr>
          <w:delText>2</w:delText>
        </w:r>
        <w:r w:rsidDel="00E04136">
          <w:delText xml:space="preserve"> measurements to 1-s time resolution </w:delText>
        </w:r>
        <w:r w:rsidDel="00E72637">
          <w:delText xml:space="preserve">and to address missing data, </w:delText>
        </w:r>
      </w:del>
      <w:ins w:id="38" w:author="Blake Actkinson" w:date="2022-08-21T11:26:00Z">
        <w:r w:rsidR="00E72637">
          <w:t xml:space="preserve"> us</w:t>
        </w:r>
      </w:ins>
      <w:ins w:id="39" w:author="Blake Actkinson" w:date="2022-08-21T11:27:00Z">
        <w:r w:rsidR="00E04136">
          <w:t>e</w:t>
        </w:r>
      </w:ins>
      <w:ins w:id="40" w:author="Blake Actkinson" w:date="2022-08-21T11:26:00Z">
        <w:r w:rsidR="00E72637">
          <w:t xml:space="preserve"> </w:t>
        </w:r>
      </w:ins>
      <w:r>
        <w:t xml:space="preserve">monotone Hermitian splines </w:t>
      </w:r>
      <w:del w:id="41" w:author="Blake Actkinson" w:date="2022-08-21T11:26:00Z">
        <w:r w:rsidDel="00E72637">
          <w:delText xml:space="preserve">were used </w:delText>
        </w:r>
      </w:del>
      <w:r>
        <w:t>to impute missing measurements up to a 6-s time gap. Total imputed percentages for each pollutant were 1.06%, 80.0%, 80.0%, 0.42% and 0.49% for BC, NO, NO</w:t>
      </w:r>
      <w:r>
        <w:rPr>
          <w:vertAlign w:val="subscript"/>
        </w:rPr>
        <w:t>2</w:t>
      </w:r>
      <w:r>
        <w:t>, CO</w:t>
      </w:r>
      <w:r>
        <w:rPr>
          <w:vertAlign w:val="subscript"/>
        </w:rPr>
        <w:t>2</w:t>
      </w:r>
      <w:r>
        <w:t>, and UFP respectively; 90.1% of NO</w:t>
      </w:r>
      <w:r>
        <w:rPr>
          <w:vertAlign w:val="subscript"/>
        </w:rPr>
        <w:t>x</w:t>
      </w:r>
      <w:r>
        <w:t xml:space="preserve"> real</w:t>
      </w:r>
      <w:ins w:id="42" w:author="Blake Actkinson" w:date="2022-08-21T11:27:00Z">
        <w:r w:rsidR="00115FFB">
          <w:t>i</w:t>
        </w:r>
      </w:ins>
      <w:r>
        <w:t>zations had at least one imputed measurement. Any multivariate realization with at least one missing observation in a variable not imputed was excluded otherwise. Days had to possess a minimum of 600 realizations to be included in the analysis. To be consistent with Miller and Actkinson et al.,</w:t>
      </w:r>
      <w:r w:rsidR="00E64672">
        <w:fldChar w:fldCharType="begin"/>
      </w:r>
      <w:r w:rsidR="00913C15">
        <w:instrText xml:space="preserve"> ADDIN ZOTERO_ITEM CSL_CITATION {"citationID":"If4JD8wT","properties":{"formattedCitation":"\\super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we restrict our analysis to points with logged latitude/longitude coordinates on primary, se</w:t>
      </w:r>
      <w:r w:rsidR="008F79CD">
        <w:t xml:space="preserve">condary, local, and private roads, as well as ramps and service drives as defined by the </w:t>
      </w:r>
      <w:proofErr w:type="spellStart"/>
      <w:r w:rsidR="008F79CD">
        <w:t>TigerLINE</w:t>
      </w:r>
      <w:proofErr w:type="spellEnd"/>
      <w:r w:rsidR="008F79CD">
        <w:t xml:space="preserve"> census.</w:t>
      </w:r>
      <w:r w:rsidR="00E64672">
        <w:fldChar w:fldCharType="begin"/>
      </w:r>
      <w:r w:rsidR="00913C15">
        <w:instrText xml:space="preserve"> ADDIN ZOTERO_ITEM CSL_CITATION {"citationID":"64sYJUik","properties":{"formattedCitation":"\\super 10\\nosupersub{}","plainCitation":"10","noteIndex":0},"citationItems":[{"id":288,"uris":["http://zotero.org/users/4282478/items/PGP7JDTY"],"itemData":{"id":288,"type":"webpage","title":"TIGER/Line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913C15" w:rsidRPr="00913C15">
        <w:rPr>
          <w:szCs w:val="24"/>
          <w:vertAlign w:val="superscript"/>
        </w:rPr>
        <w:t>10</w:t>
      </w:r>
      <w:r w:rsidR="00E64672">
        <w:fldChar w:fldCharType="end"/>
      </w:r>
      <w:r w:rsidR="008F79CD">
        <w:t xml:space="preserve"> Additionally, we remove logged global positioning system (GPS) coordinates more than 30 m away from a given </w:t>
      </w:r>
      <w:proofErr w:type="spellStart"/>
      <w:r w:rsidR="008F79CD">
        <w:t>TigerLINE</w:t>
      </w:r>
      <w:proofErr w:type="spellEnd"/>
      <w:r w:rsidR="008F79CD">
        <w:t xml:space="preserve"> shapefile point, as these points were subject to GPS error, as well as points less than 30 m from a dead end in a road due to potential self-sampling contamination.</w:t>
      </w:r>
    </w:p>
    <w:p w14:paraId="67B4149F" w14:textId="4E5A5423" w:rsidR="008F79CD" w:rsidRDefault="008F79CD" w:rsidP="008F79CD">
      <w:pPr>
        <w:pStyle w:val="TAMainText"/>
        <w:numPr>
          <w:ilvl w:val="1"/>
          <w:numId w:val="11"/>
        </w:numPr>
        <w:rPr>
          <w:b/>
          <w:bCs/>
        </w:rPr>
      </w:pPr>
      <w:r>
        <w:rPr>
          <w:b/>
          <w:bCs/>
        </w:rPr>
        <w:t>DBSCAN – A Brief Description</w:t>
      </w:r>
    </w:p>
    <w:p w14:paraId="7A5A9C67" w14:textId="6DC5D949" w:rsidR="008F79CD" w:rsidRDefault="008F79CD" w:rsidP="008F79CD">
      <w:pPr>
        <w:pStyle w:val="TAMainText"/>
        <w:rPr>
          <w:iCs/>
        </w:rPr>
      </w:pPr>
      <w:r>
        <w:t>DBSCAN is a clustering routine originally conceived by Ester et al.</w:t>
      </w:r>
      <w:r w:rsidR="00E64672">
        <w:fldChar w:fldCharType="begin"/>
      </w:r>
      <w:r w:rsidR="00913C15">
        <w:instrText xml:space="preserve"> ADDIN ZOTERO_ITEM CSL_CITATION {"citationID":"fmirPemK","properties":{"formattedCitation":"\\super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913C15" w:rsidRPr="00913C15">
        <w:rPr>
          <w:szCs w:val="24"/>
          <w:vertAlign w:val="superscript"/>
        </w:rPr>
        <w:t>6</w:t>
      </w:r>
      <w:r w:rsidR="00E64672">
        <w:fldChar w:fldCharType="end"/>
      </w:r>
      <w:r>
        <w:t xml:space="preserve"> Using two predefined </w:t>
      </w:r>
      <w:r w:rsidR="003B71F8">
        <w:t>parameters, epsilon (</w:t>
      </w:r>
      <m:oMath>
        <m:r>
          <m:rPr>
            <m:nor/>
          </m:rPr>
          <w:rPr>
            <w:iCs/>
          </w:rPr>
          <m:t>ϵ</m:t>
        </m:r>
      </m:oMath>
      <w:r w:rsidR="003B71F8">
        <w:t xml:space="preserve">) and </w:t>
      </w:r>
      <w:proofErr w:type="spellStart"/>
      <w:r w:rsidR="003B71F8">
        <w:t>MinPts</w:t>
      </w:r>
      <w:proofErr w:type="spellEnd"/>
      <w:r w:rsidR="003B71F8">
        <w:t xml:space="preserve">, DBSCAN seeks to label points that have </w:t>
      </w:r>
      <w:proofErr w:type="spellStart"/>
      <w:r w:rsidR="003B71F8">
        <w:t>MinPts</w:t>
      </w:r>
      <w:proofErr w:type="spellEnd"/>
      <w:r w:rsidR="003B71F8">
        <w:t xml:space="preserve"> points within a neighborhood defined with radius </w:t>
      </w:r>
      <m:oMath>
        <m:r>
          <m:rPr>
            <m:nor/>
          </m:rPr>
          <w:rPr>
            <w:iCs/>
          </w:rPr>
          <m:t>ϵ</m:t>
        </m:r>
      </m:oMath>
      <w:r w:rsidR="003B71F8">
        <w:rPr>
          <w:iCs/>
        </w:rPr>
        <w:t xml:space="preserve"> as core points, points that do not meet the </w:t>
      </w:r>
      <w:proofErr w:type="spellStart"/>
      <w:r w:rsidR="003B71F8">
        <w:rPr>
          <w:iCs/>
        </w:rPr>
        <w:t>MinPts</w:t>
      </w:r>
      <w:proofErr w:type="spellEnd"/>
      <w:r w:rsidR="003B71F8">
        <w:rPr>
          <w:iCs/>
        </w:rPr>
        <w:t xml:space="preserve"> criteria but </w:t>
      </w:r>
      <w:r w:rsidR="003B71F8">
        <w:rPr>
          <w:iCs/>
        </w:rPr>
        <w:lastRenderedPageBreak/>
        <w:t xml:space="preserve">have a core point within their </w:t>
      </w:r>
      <m:oMath>
        <m:r>
          <m:rPr>
            <m:nor/>
          </m:rPr>
          <w:rPr>
            <w:iCs/>
          </w:rPr>
          <m:t>ϵ</m:t>
        </m:r>
      </m:oMath>
      <w:r w:rsidR="003B71F8">
        <w:rPr>
          <w:iCs/>
        </w:rPr>
        <w:t>-neighborhood as border points, and points that do not fit either of these criteria as noise.</w:t>
      </w:r>
    </w:p>
    <w:p w14:paraId="7A292374" w14:textId="33B50ECE"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C54D18">
        <w:rPr>
          <w:iCs/>
        </w:rPr>
        <w:instrText xml:space="preserve"> ADDIN ZOTERO_ITEM CSL_CITATION {"citationID":"F7ePLrGC","properties":{"formattedCitation":"\\super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C54D18" w:rsidRPr="00C54D18">
        <w:rPr>
          <w:szCs w:val="24"/>
          <w:vertAlign w:val="superscript"/>
        </w:rPr>
        <w:t>11</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000000"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m:t>
          </m:r>
          <w:proofErr w:type="spellStart"/>
          <m:r>
            <m:rPr>
              <m:nor/>
            </m:rPr>
            <m:t>D|d</m:t>
          </m:r>
          <w:proofErr w:type="spellEnd"/>
          <m:r>
            <m:rPr>
              <m:nor/>
            </m:rPr>
            <m:t>(</m:t>
          </m:r>
          <w:proofErr w:type="spellStart"/>
          <m:r>
            <m:rPr>
              <m:nor/>
            </m:rPr>
            <m:t>p,q</m:t>
          </m:r>
          <w:proofErr w:type="spellEnd"/>
          <m:r>
            <m:rPr>
              <m:nor/>
            </m:rPr>
            <m:t>) &lt; ϵ}                                                                                                             (1)</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00000"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t>
          </m:r>
          <w:proofErr w:type="spellStart"/>
          <m:r>
            <m:rPr>
              <m:nor/>
            </m:rPr>
            <m:t>MinPts</m:t>
          </m:r>
          <w:proofErr w:type="spellEnd"/>
          <m:r>
            <m:rPr>
              <m:nor/>
            </m:rPr>
            <m:t xml:space="preserve">                                                                                                             </m:t>
          </m:r>
          <m:r>
            <m:rPr>
              <m:nor/>
            </m:rPr>
            <w:rPr>
              <w:rFonts w:ascii="Cambria Math"/>
            </w:rPr>
            <m:t xml:space="preserve">                  </m:t>
          </m:r>
          <m:r>
            <m:rPr>
              <m:nor/>
            </m:rPr>
            <m:t>(2)</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t xml:space="preserve">Where </w:t>
      </w:r>
      <w:proofErr w:type="spellStart"/>
      <w:r>
        <w:t>MinPts</w:t>
      </w:r>
      <w:proofErr w:type="spellEnd"/>
      <w:r>
        <w:t xml:space="preserve">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w:t>
      </w:r>
      <w:proofErr w:type="spellStart"/>
      <w:r>
        <w:t>IgorPro</w:t>
      </w:r>
      <w:proofErr w:type="spellEnd"/>
      <w:r>
        <w:t xml:space="preserve"> was used to flag plumes by visually inspecting the time series for spikes in pollutant 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lastRenderedPageBreak/>
        <w:t>Algorithm Description</w:t>
      </w:r>
    </w:p>
    <w:p w14:paraId="14CF332E" w14:textId="1BDA1D03" w:rsidR="00124F3F" w:rsidRDefault="00090AF2" w:rsidP="00090AF2">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S1. The algorithm estimates </w:t>
      </w:r>
      <m:oMath>
        <m:r>
          <m:rPr>
            <m:nor/>
          </m:rPr>
          <w:rPr>
            <w:iCs/>
          </w:rPr>
          <m:t>ϵ</m:t>
        </m:r>
      </m:oMath>
      <w:r w:rsidR="00124F3F">
        <w:rPr>
          <w:iCs/>
        </w:rPr>
        <w:t xml:space="preserve"> and </w:t>
      </w:r>
      <w:proofErr w:type="spellStart"/>
      <w:r w:rsidR="00124F3F">
        <w:rPr>
          <w:iCs/>
        </w:rPr>
        <w:t>MinPts</w:t>
      </w:r>
      <w:proofErr w:type="spellEnd"/>
      <w:r w:rsidR="00124F3F">
        <w:rPr>
          <w:iCs/>
        </w:rPr>
        <w:t xml:space="preserve"> parameters for daily time series in the campaign via statistical heuristics and performs DBSCAN using these estimated parameters. The </w:t>
      </w:r>
      <w:proofErr w:type="spellStart"/>
      <w:r w:rsidR="00124F3F">
        <w:rPr>
          <w:iCs/>
        </w:rPr>
        <w:t>MinPts</w:t>
      </w:r>
      <w:proofErr w:type="spellEnd"/>
      <w:r w:rsidR="00124F3F">
        <w:rPr>
          <w:iCs/>
        </w:rPr>
        <w:t xml:space="preserve"> parameter was defined to be the product of the total number of points in the daily time series, n, and a fractional value parameter, </w:t>
      </w:r>
      <m:oMath>
        <m:sSub>
          <m:sSubPr>
            <m:ctrlPr>
              <w:rPr>
                <w:rFonts w:ascii="Cambria Math" w:hAnsi="Cambria Math"/>
              </w:rPr>
            </m:ctrlPr>
          </m:sSubPr>
          <m:e>
            <m:r>
              <m:rPr>
                <m:nor/>
              </m:rPr>
              <m:t>f</m:t>
            </m:r>
          </m:e>
          <m:sub>
            <w:proofErr w:type="spellStart"/>
            <m:r>
              <m:rPr>
                <m:nor/>
              </m:rPr>
              <m:t>val</m:t>
            </m:r>
            <w:proofErr w:type="spellEnd"/>
          </m:sub>
        </m:sSub>
      </m:oMath>
      <w:r w:rsidR="00124F3F">
        <w:rPr>
          <w:iCs/>
        </w:rPr>
        <w:t>. More formally,</w:t>
      </w:r>
    </w:p>
    <w:p w14:paraId="6C23DE78" w14:textId="371A80AE" w:rsidR="00124F3F" w:rsidRDefault="00124F3F" w:rsidP="00090AF2">
      <w:pPr>
        <w:pStyle w:val="TAMainText"/>
        <w:rPr>
          <w:iCs/>
        </w:rPr>
      </w:pPr>
    </w:p>
    <w:p w14:paraId="0EC75A06" w14:textId="5A059BF4" w:rsidR="00124F3F" w:rsidRPr="003057E0" w:rsidRDefault="00000000" w:rsidP="003057E0">
      <w:pPr>
        <w:pStyle w:val="TAMainText"/>
      </w:pPr>
      <m:oMath>
        <m:sSub>
          <m:sSubPr>
            <m:ctrlPr>
              <w:rPr>
                <w:rFonts w:ascii="Cambria Math" w:hAnsi="Cambria Math"/>
              </w:rPr>
            </m:ctrlPr>
          </m:sSubPr>
          <m:e>
            <w:proofErr w:type="spellStart"/>
            <m:r>
              <m:rPr>
                <m:nor/>
              </m:rPr>
              <m:t>MinPts</m:t>
            </m:r>
            <w:proofErr w:type="spellEnd"/>
            <m:r>
              <m:rPr>
                <m:nor/>
              </m:rPr>
              <m:t xml:space="preserve"> = f</m:t>
            </m:r>
          </m:e>
          <m:sub>
            <w:proofErr w:type="spellStart"/>
            <m:r>
              <m:rPr>
                <m:nor/>
              </m:rPr>
              <m:t>val</m:t>
            </m:r>
            <w:proofErr w:type="spellEnd"/>
          </m:sub>
        </m:sSub>
        <m:r>
          <m:rPr>
            <m:nor/>
          </m:rPr>
          <m:t xml:space="preserve"> * n                                                                                                                        (3)</m:t>
        </m:r>
      </m:oMath>
      <w:r w:rsidR="003057E0" w:rsidRPr="003057E0">
        <w:t xml:space="preserve">  </w:t>
      </w:r>
    </w:p>
    <w:p w14:paraId="428FF7A0" w14:textId="281B9A94" w:rsidR="003057E0" w:rsidRDefault="003057E0" w:rsidP="00090AF2">
      <w:pPr>
        <w:pStyle w:val="TAMainText"/>
        <w:rPr>
          <w:iCs/>
        </w:rPr>
      </w:pPr>
    </w:p>
    <w:p w14:paraId="4605F75B" w14:textId="34070631" w:rsidR="003057E0" w:rsidRDefault="003057E0" w:rsidP="00090AF2">
      <w:pPr>
        <w:pStyle w:val="TAMainText"/>
        <w:rPr>
          <w:iCs/>
        </w:rPr>
      </w:pPr>
      <w:proofErr w:type="gramStart"/>
      <w:r>
        <w:rPr>
          <w:iCs/>
        </w:rPr>
        <w:t>Where</w:t>
      </w:r>
      <w:proofErr w:type="gramEnd"/>
    </w:p>
    <w:p w14:paraId="284EC373" w14:textId="0C856856" w:rsidR="003057E0" w:rsidRDefault="003057E0" w:rsidP="00090AF2">
      <w:pPr>
        <w:pStyle w:val="TAMainText"/>
        <w:rPr>
          <w:iCs/>
        </w:rPr>
      </w:pPr>
    </w:p>
    <w:p w14:paraId="7500593F" w14:textId="27B6F99A" w:rsidR="003057E0" w:rsidRPr="00BF396C" w:rsidRDefault="00744AD7" w:rsidP="00BF396C">
      <w:pPr>
        <w:pStyle w:val="TAMainText"/>
      </w:pPr>
      <w:r>
        <w:t xml:space="preserve"> </w:t>
      </w:r>
      <w:r w:rsidR="006A5349">
        <w:t xml:space="preserve"> </w:t>
      </w:r>
      <m:oMath>
        <m:sSub>
          <m:sSubPr>
            <m:ctrlPr>
              <w:rPr>
                <w:rFonts w:ascii="Cambria Math" w:hAnsi="Cambria Math"/>
              </w:rPr>
            </m:ctrlPr>
          </m:sSubPr>
          <m:e>
            <m:r>
              <m:rPr>
                <m:nor/>
              </m:rPr>
              <m:t>f</m:t>
            </m:r>
          </m:e>
          <m:sub>
            <w:proofErr w:type="spellStart"/>
            <m:r>
              <m:rPr>
                <m:nor/>
              </m:rPr>
              <m:t>val</m:t>
            </m:r>
            <w:proofErr w:type="spellEnd"/>
          </m:sub>
        </m:sSub>
        <m:r>
          <m:rPr>
            <m:nor/>
          </m:rPr>
          <w:rPr>
            <w:rFonts w:ascii="Cambria Math" w:hAnsi="Cambria Math" w:cs="Cambria Math"/>
          </w:rPr>
          <m:t xml:space="preserve"> ∈</m:t>
        </m:r>
        <m:r>
          <m:rPr>
            <m:nor/>
          </m:rPr>
          <m:t xml:space="preserve"> </m:t>
        </m:r>
        <m:d>
          <m:dPr>
            <m:begChr m:val="["/>
            <m:endChr m:val="]"/>
            <m:ctrlPr>
              <w:rPr>
                <w:rFonts w:ascii="Cambria Math" w:hAnsi="Cambria Math"/>
              </w:rPr>
            </m:ctrlPr>
          </m:dPr>
          <m:e>
            <m:r>
              <m:rPr>
                <m:nor/>
              </m:rPr>
              <m:t>0,0.5</m:t>
            </m:r>
          </m:e>
        </m:d>
        <m:r>
          <w:rPr>
            <w:rFonts w:ascii="Cambria Math" w:hAnsi="Cambria Math"/>
          </w:rPr>
          <m:t xml:space="preserve">                                                                                                                                              </m:t>
        </m:r>
        <m:r>
          <m:rPr>
            <m:nor/>
          </m:rPr>
          <w:rPr>
            <w:iCs/>
          </w:rPr>
          <m:t>(4)</m:t>
        </m:r>
      </m:oMath>
      <w:r w:rsidR="00BF396C">
        <w:t xml:space="preserve">       </w:t>
      </w:r>
    </w:p>
    <w:p w14:paraId="7CDF22A6" w14:textId="243CCA6A" w:rsidR="00090AF2" w:rsidDel="00BB711A" w:rsidRDefault="00124F3F" w:rsidP="00090AF2">
      <w:pPr>
        <w:pStyle w:val="TAMainText"/>
        <w:rPr>
          <w:del w:id="43" w:author="Blake Actkinson" w:date="2022-08-21T11:28:00Z"/>
          <w:iCs/>
        </w:rPr>
      </w:pPr>
      <w:r>
        <w:rPr>
          <w:iCs/>
        </w:rPr>
        <w:t xml:space="preserve"> </w:t>
      </w:r>
    </w:p>
    <w:p w14:paraId="4B2E1821" w14:textId="47AC0371" w:rsidR="00BF396C" w:rsidRDefault="00BF396C">
      <w:pPr>
        <w:pStyle w:val="TAMainText"/>
        <w:rPr>
          <w:iCs/>
        </w:rPr>
        <w:pPrChange w:id="44" w:author="Blake Actkinson" w:date="2022-08-21T11:28:00Z">
          <w:pPr>
            <w:pStyle w:val="TAMainText"/>
            <w:ind w:firstLine="0"/>
          </w:pPr>
        </w:pPrChange>
      </w:pPr>
    </w:p>
    <w:p w14:paraId="2D0CCFDB" w14:textId="503F9A74" w:rsidR="00BF396C" w:rsidRDefault="00BF396C" w:rsidP="00090AF2">
      <w:pPr>
        <w:pStyle w:val="TAMainText"/>
      </w:pPr>
      <w:r>
        <w:rPr>
          <w:iCs/>
        </w:rPr>
        <w:t xml:space="preserve">An appropriate value of </w:t>
      </w:r>
      <m:oMath>
        <m:sSub>
          <m:sSubPr>
            <m:ctrlPr>
              <w:rPr>
                <w:rFonts w:ascii="Cambria Math" w:hAnsi="Cambria Math"/>
              </w:rPr>
            </m:ctrlPr>
          </m:sSubPr>
          <m:e>
            <m:r>
              <m:rPr>
                <m:nor/>
              </m:rPr>
              <m:t>f</m:t>
            </m:r>
          </m:e>
          <m:sub>
            <w:proofErr w:type="spellStart"/>
            <m:r>
              <m:rPr>
                <m:nor/>
              </m:rPr>
              <m:t>val</m:t>
            </m:r>
            <w:proofErr w:type="spellEnd"/>
          </m:sub>
        </m:sSub>
      </m:oMath>
      <w:r>
        <w:t xml:space="preserve"> of 0.03 was determined using the external validation set and is described in Section 2.6. Values </w:t>
      </w:r>
      <w:proofErr w:type="spellStart"/>
      <w:r>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t xml:space="preserve"> greater than 0.5 were not considered due to rapidly increasing computational cost and poor performance at higher values.</w:t>
      </w:r>
    </w:p>
    <w:p w14:paraId="331544B0" w14:textId="6B9BE9C1" w:rsidR="00BF396C" w:rsidRDefault="00BF396C" w:rsidP="00090AF2">
      <w:pPr>
        <w:pStyle w:val="TAMainText"/>
        <w:rPr>
          <w:iCs/>
        </w:rPr>
      </w:pPr>
      <w:r>
        <w:t xml:space="preserve">The value of </w:t>
      </w:r>
      <m:oMath>
        <m:r>
          <m:rPr>
            <m:nor/>
          </m:rPr>
          <w:rPr>
            <w:iCs/>
          </w:rPr>
          <m:t>ϵ</m:t>
        </m:r>
      </m:oMath>
      <w:r>
        <w:rPr>
          <w:iCs/>
        </w:rPr>
        <w:t xml:space="preserve"> was determined by a k-nearest-neighbor (</w:t>
      </w:r>
      <w:proofErr w:type="spellStart"/>
      <w:r>
        <w:rPr>
          <w:iCs/>
        </w:rPr>
        <w:t>knn</w:t>
      </w:r>
      <w:proofErr w:type="spellEnd"/>
      <w:r>
        <w:rPr>
          <w:iCs/>
        </w:rPr>
        <w:t xml:space="preserve">) distance ordering procedure in which the value of k was set equal to </w:t>
      </w:r>
      <w:proofErr w:type="spellStart"/>
      <w:r>
        <w:rPr>
          <w:iCs/>
        </w:rPr>
        <w:t>MinPts</w:t>
      </w:r>
      <w:proofErr w:type="spellEnd"/>
      <w:r>
        <w:rPr>
          <w:iCs/>
        </w:rPr>
        <w:t xml:space="preserve">. We constructed an ordered </w:t>
      </w:r>
      <w:proofErr w:type="spellStart"/>
      <w:r>
        <w:rPr>
          <w:iCs/>
        </w:rPr>
        <w:t>knn</w:t>
      </w:r>
      <w:proofErr w:type="spellEnd"/>
      <w:r>
        <w:rPr>
          <w:iCs/>
        </w:rPr>
        <w:t xml:space="preserve"> distance set and determine the mean and standard deviation of the first 30 ordered distances. Then, </w:t>
      </w:r>
      <m:oMath>
        <m:r>
          <m:rPr>
            <m:nor/>
          </m:rPr>
          <w:rPr>
            <w:iCs/>
          </w:rPr>
          <m:t>ϵ</m:t>
        </m:r>
      </m:oMath>
      <w:r>
        <w:rPr>
          <w:iCs/>
        </w:rPr>
        <w:t xml:space="preserve"> was set to the first subsequent distance in the remaining ordered set that me</w:t>
      </w:r>
      <w:r w:rsidR="00C113B7">
        <w:rPr>
          <w:iCs/>
        </w:rPr>
        <w:t>t</w:t>
      </w:r>
      <w:r>
        <w:rPr>
          <w:iCs/>
        </w:rPr>
        <w:t xml:space="preserve"> the criteria:</w:t>
      </w:r>
    </w:p>
    <w:p w14:paraId="5C747C8B" w14:textId="7BDAD11C" w:rsidR="00BF396C" w:rsidRDefault="00BF396C" w:rsidP="00090AF2">
      <w:pPr>
        <w:pStyle w:val="TAMainText"/>
        <w:rPr>
          <w:iCs/>
        </w:rPr>
      </w:pPr>
    </w:p>
    <w:p w14:paraId="14951F9A" w14:textId="120D8DA2" w:rsidR="00BF396C" w:rsidRPr="006A13D2" w:rsidRDefault="00000000" w:rsidP="006A13D2">
      <w:pPr>
        <w:pStyle w:val="TAMainText"/>
      </w:pPr>
      <m:oMathPara>
        <m:oMath>
          <m:sSub>
            <m:sSubPr>
              <m:ctrlPr>
                <w:rPr>
                  <w:rFonts w:ascii="Cambria Math" w:hAnsi="Cambria Math"/>
                </w:rPr>
              </m:ctrlPr>
            </m:sSubPr>
            <m:e>
              <m:r>
                <m:rPr>
                  <m:nor/>
                </m:rPr>
                <m:t>d</m:t>
              </m:r>
            </m:e>
            <m:sub>
              <m:r>
                <m:rPr>
                  <m:nor/>
                </m:rPr>
                <m:t>n</m:t>
              </m:r>
            </m:sub>
          </m:sSub>
          <m:r>
            <m:rPr>
              <m:nor/>
            </m:rPr>
            <m:t xml:space="preserve">&gt; </m:t>
          </m:r>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r>
            <m:rPr>
              <m:nor/>
            </m:rPr>
            <m:t>+3</m:t>
          </m:r>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r>
            <m:rPr>
              <m:nor/>
            </m:rPr>
            <m:t xml:space="preserve">   </m:t>
          </m:r>
          <m:r>
            <m:rPr>
              <m:nor/>
            </m:rPr>
            <w:rPr>
              <w:rFonts w:ascii="Cambria Math"/>
            </w:rPr>
            <m:t xml:space="preserve">                                                                                                                               </m:t>
          </m:r>
          <m:d>
            <m:dPr>
              <m:ctrlPr>
                <w:rPr>
                  <w:rFonts w:ascii="Cambria Math" w:hAnsi="Cambria Math"/>
                </w:rPr>
              </m:ctrlPr>
            </m:dPr>
            <m:e>
              <m:r>
                <m:rPr>
                  <m:nor/>
                </m:rPr>
                <m:t>5</m:t>
              </m:r>
            </m:e>
          </m:d>
        </m:oMath>
      </m:oMathPara>
    </w:p>
    <w:p w14:paraId="2CFF3EDE" w14:textId="571B9B45" w:rsidR="006A13D2" w:rsidRDefault="006A13D2" w:rsidP="006A13D2">
      <w:pPr>
        <w:pStyle w:val="TAMainText"/>
      </w:pPr>
    </w:p>
    <w:p w14:paraId="592090FD" w14:textId="55858CB0" w:rsidR="006A13D2" w:rsidRDefault="006A13D2" w:rsidP="006A13D2">
      <w:pPr>
        <w:pStyle w:val="TAMainText"/>
        <w:rPr>
          <w:iCs/>
        </w:rPr>
      </w:pPr>
      <w:r>
        <w:t xml:space="preserve">Where </w:t>
      </w:r>
      <m:oMath>
        <m:sSub>
          <m:sSubPr>
            <m:ctrlPr>
              <w:rPr>
                <w:rFonts w:ascii="Cambria Math" w:hAnsi="Cambria Math"/>
              </w:rPr>
            </m:ctrlPr>
          </m:sSubPr>
          <m:e>
            <m:r>
              <m:rPr>
                <m:nor/>
              </m:rPr>
              <m:t>d</m:t>
            </m:r>
          </m:e>
          <m:sub>
            <m:r>
              <m:rPr>
                <m:nor/>
              </m:rPr>
              <m:t>n</m:t>
            </m:r>
          </m:sub>
        </m:sSub>
      </m:oMath>
      <w:r>
        <w:t xml:space="preserve"> is the n</w:t>
      </w:r>
      <w:r>
        <w:rPr>
          <w:vertAlign w:val="superscript"/>
        </w:rPr>
        <w:t>th</w:t>
      </w:r>
      <w:r>
        <w:t xml:space="preserve"> ordered </w:t>
      </w:r>
      <w:proofErr w:type="spellStart"/>
      <w:r>
        <w:t>knn</w:t>
      </w:r>
      <w:proofErr w:type="spellEnd"/>
      <w:r>
        <w:t xml:space="preserve"> distance, </w:t>
      </w:r>
      <m:oMath>
        <m:sSub>
          <m:sSubPr>
            <m:ctrlPr>
              <w:rPr>
                <w:rFonts w:ascii="Cambria Math" w:hAnsi="Cambria Math"/>
              </w:rPr>
            </m:ctrlPr>
          </m:sSubPr>
          <m:e>
            <m:r>
              <m:rPr>
                <m:nor/>
              </m:rPr>
              <m:t>μ</m:t>
            </m:r>
          </m:e>
          <m:sub>
            <m:r>
              <m:rPr>
                <m:nor/>
              </m:rPr>
              <m:t>d</m:t>
            </m:r>
            <m:d>
              <m:dPr>
                <m:ctrlPr>
                  <w:rPr>
                    <w:rFonts w:ascii="Cambria Math" w:hAnsi="Cambria Math"/>
                  </w:rPr>
                </m:ctrlPr>
              </m:dPr>
              <m:e>
                <w:proofErr w:type="gramStart"/>
                <m:r>
                  <m:rPr>
                    <m:nor/>
                  </m:rPr>
                  <m:t>1:n</m:t>
                </m:r>
                <w:proofErr w:type="gramEnd"/>
                <m:r>
                  <m:rPr>
                    <m:nor/>
                  </m:rPr>
                  <m:t>-1</m:t>
                </m:r>
              </m:e>
            </m:d>
          </m:sub>
        </m:sSub>
      </m:oMath>
      <w:r>
        <w:t xml:space="preserve"> is the mean of the ordered distances between indices 1 and n-1, and </w:t>
      </w:r>
      <m:oMath>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oMath>
      <w:r>
        <w:t xml:space="preserve"> is the standard deviation of the ordered distances between 1 and n-1. A graphical example illustrating the estimated epsilon value for a </w:t>
      </w:r>
      <w:proofErr w:type="spellStart"/>
      <w:r>
        <w:t>knn</w:t>
      </w:r>
      <w:proofErr w:type="spellEnd"/>
      <w:r>
        <w:t xml:space="preserve"> ordered distance graph is given in Figure 1. Given both </w:t>
      </w:r>
      <m:oMath>
        <m:r>
          <m:rPr>
            <m:nor/>
          </m:rPr>
          <w:rPr>
            <w:iCs/>
          </w:rPr>
          <m:t>ϵ</m:t>
        </m:r>
      </m:oMath>
      <w:r>
        <w:rPr>
          <w:iCs/>
        </w:rPr>
        <w:t xml:space="preserve"> and </w:t>
      </w:r>
      <w:proofErr w:type="spellStart"/>
      <w:r>
        <w:rPr>
          <w:iCs/>
        </w:rPr>
        <w:t>MinPts</w:t>
      </w:r>
      <w:proofErr w:type="spellEnd"/>
      <w:r>
        <w:rPr>
          <w:iCs/>
        </w:rPr>
        <w:t>, DBSCAN was run on the daily time series observations in which core points were labeled as normal and both border and noise points labeled as anomalies. An example of labeled DBSCAN output for a scatterplot of daily BC/CO</w:t>
      </w:r>
      <w:r>
        <w:rPr>
          <w:iCs/>
          <w:vertAlign w:val="subscript"/>
        </w:rPr>
        <w:t>2</w:t>
      </w:r>
      <w:r>
        <w:rPr>
          <w:iCs/>
        </w:rPr>
        <w:t xml:space="preserve"> time series is given in Figure 2.</w:t>
      </w:r>
    </w:p>
    <w:p w14:paraId="7F7328F4" w14:textId="7A64DA5F" w:rsidR="006A13D2" w:rsidRDefault="006A13D2" w:rsidP="0027617B">
      <w:pPr>
        <w:pStyle w:val="VAFigureCaption"/>
      </w:pPr>
      <w:bookmarkStart w:id="45" w:name="_Toc98254624"/>
      <w:r w:rsidRPr="0027617B">
        <w:rPr>
          <w:rFonts w:eastAsiaTheme="minorEastAsia"/>
          <w:b/>
          <w:bCs/>
          <w:noProof/>
        </w:rPr>
        <w:lastRenderedPageBreak/>
        <w:drawing>
          <wp:anchor distT="0" distB="0" distL="114300" distR="114300" simplePos="0" relativeHeight="251659264" behindDoc="0" locked="0" layoutInCell="1" allowOverlap="1" wp14:anchorId="47277548" wp14:editId="560C23F5">
            <wp:simplePos x="0" y="0"/>
            <wp:positionH relativeFrom="margin">
              <wp:posOffset>219075</wp:posOffset>
            </wp:positionH>
            <wp:positionV relativeFrom="paragraph">
              <wp:posOffset>0</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45"/>
      <w:r w:rsidR="0027617B" w:rsidRPr="0027617B">
        <w:rPr>
          <w:b/>
          <w:bCs/>
        </w:rPr>
        <w:t>Figure 1.</w:t>
      </w:r>
      <w:r w:rsidR="0027617B">
        <w:t xml:space="preserve"> Graphical depiction of the </w:t>
      </w:r>
      <m:oMath>
        <m:r>
          <m:rPr>
            <m:nor/>
          </m:rPr>
          <w:rPr>
            <w:iCs/>
          </w:rPr>
          <m:t>ϵ</m:t>
        </m:r>
      </m:oMath>
      <w:r w:rsidR="0027617B">
        <w:rPr>
          <w:iCs/>
        </w:rPr>
        <w:t xml:space="preserve"> selection criteria in equation (5).</w:t>
      </w:r>
      <w:r w:rsidR="0027617B">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lastRenderedPageBreak/>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140579D1" w:rsidR="0027617B" w:rsidRPr="00273C8A" w:rsidRDefault="0027617B" w:rsidP="0027617B">
      <w:pPr>
        <w:pStyle w:val="TAMainText"/>
      </w:pPr>
      <w:r>
        <w:t xml:space="preserve">To put the performance of the DBSCAN anomaly detection algorithm in context, we compare its labeled anomalies with output from the previously described plume detection technique of </w:t>
      </w:r>
      <w:proofErr w:type="spellStart"/>
      <w:r>
        <w:t>Drewnick</w:t>
      </w:r>
      <w:proofErr w:type="spellEnd"/>
      <w:r>
        <w:t xml:space="preserve"> et al.</w:t>
      </w:r>
      <w:r w:rsidR="00912955">
        <w:fldChar w:fldCharType="begin"/>
      </w:r>
      <w:r w:rsidR="00C54D18">
        <w:instrText xml:space="preserve"> ADDIN ZOTERO_ITEM CSL_CITATION {"citationID":"xx062SKU","properties":{"formattedCitation":"\\super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C54D18" w:rsidRPr="00C54D18">
        <w:rPr>
          <w:szCs w:val="24"/>
          <w:vertAlign w:val="superscript"/>
        </w:rPr>
        <w:t>5</w:t>
      </w:r>
      <w:r w:rsidR="00912955">
        <w:fldChar w:fldCharType="end"/>
      </w:r>
      <w:r>
        <w:t xml:space="preserve"> (referred to as “</w:t>
      </w:r>
      <w:proofErr w:type="spellStart"/>
      <w:r>
        <w:t>Drewnick</w:t>
      </w:r>
      <w:proofErr w:type="spellEnd"/>
      <w:r>
        <w:t>”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of pollutant distributions. In the QOR case, points are flagged as anomalous if any one pollutant measurement (BC,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w:t>
      </w:r>
      <w:r w:rsidR="00273C8A">
        <w:lastRenderedPageBreak/>
        <w:t xml:space="preserve">OR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w:t>
      </w:r>
      <w:proofErr w:type="spellStart"/>
      <w:r w:rsidR="00273C8A">
        <w:t>NO</w:t>
      </w:r>
      <w:r w:rsidR="00273C8A">
        <w:rPr>
          <w:vertAlign w:val="subscript"/>
        </w:rPr>
        <w:t>x,t</w:t>
      </w:r>
      <w:proofErr w:type="spellEnd"/>
      <w:r w:rsidR="00273C8A">
        <w:rPr>
          <w:vertAlign w:val="subscript"/>
        </w:rPr>
        <w:t xml:space="preserve"> </w:t>
      </w:r>
      <w:r w:rsidR="00273C8A">
        <w:t>&gt; 90</w:t>
      </w:r>
      <w:r w:rsidR="00273C8A" w:rsidRPr="00273C8A">
        <w:rPr>
          <w:vertAlign w:val="superscript"/>
        </w:rPr>
        <w:t>th</w:t>
      </w:r>
      <w:r w:rsidR="00273C8A">
        <w:t xml:space="preserve"> NO</w:t>
      </w:r>
      <w:r w:rsidR="00273C8A">
        <w:rPr>
          <w:vertAlign w:val="subscript"/>
        </w:rPr>
        <w:t>x</w:t>
      </w:r>
      <w:r w:rsidR="00273C8A">
        <w:t xml:space="preserve"> or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AND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w:t>
      </w:r>
      <w:proofErr w:type="spellStart"/>
      <w:r w:rsidR="00273C8A">
        <w:t>NO</w:t>
      </w:r>
      <w:r w:rsidR="00273C8A">
        <w:rPr>
          <w:vertAlign w:val="subscript"/>
        </w:rPr>
        <w:t>x,t</w:t>
      </w:r>
      <w:proofErr w:type="spellEnd"/>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These algorithms, along with the </w:t>
      </w:r>
      <w:proofErr w:type="spellStart"/>
      <w:r w:rsidR="00273C8A">
        <w:t>Drewnick</w:t>
      </w:r>
      <w:proofErr w:type="spellEnd"/>
      <w:r w:rsidR="00273C8A">
        <w:t xml:space="preserve">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w:proofErr w:type="spellStart"/>
            <m:r>
              <m:rPr>
                <m:nor/>
              </m:rPr>
              <m:t>val</m:t>
            </m:r>
            <w:proofErr w:type="spellEnd"/>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w:t>
      </w:r>
      <w:proofErr w:type="spellStart"/>
      <w:r w:rsidR="00F56283">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rsidR="00F56283">
        <w:t xml:space="preserve">. Performance was validated using percentage agreement, defined as </w:t>
      </w:r>
    </w:p>
    <w:p w14:paraId="2769168B" w14:textId="05928AC5" w:rsidR="00F56283" w:rsidRDefault="00F56283" w:rsidP="00273C8A">
      <w:pPr>
        <w:pStyle w:val="TAMainText"/>
      </w:pPr>
    </w:p>
    <w:p w14:paraId="61E26ADA" w14:textId="443B72CD" w:rsidR="00F56283" w:rsidRPr="002027E6" w:rsidRDefault="00000000" w:rsidP="002027E6">
      <w:pPr>
        <w:pStyle w:val="TAMainText"/>
      </w:pPr>
      <m:oMathPara>
        <m:oMath>
          <m:f>
            <m:fPr>
              <m:ctrlPr>
                <w:rPr>
                  <w:rFonts w:ascii="Cambria Math" w:hAnsi="Cambria Math"/>
                </w:rPr>
              </m:ctrlPr>
            </m:fPr>
            <m:num>
              <m:nary>
                <m:naryPr>
                  <m:chr m:val="∑"/>
                  <m:grow m:val="1"/>
                  <m:ctrlPr>
                    <w:rPr>
                      <w:rFonts w:ascii="Cambria Math" w:hAnsi="Cambria Math"/>
                    </w:rPr>
                  </m:ctrlPr>
                </m:naryPr>
                <m:sub>
                  <w:proofErr w:type="spellStart"/>
                  <m:r>
                    <m:rPr>
                      <m:nor/>
                    </m:rPr>
                    <w:rPr>
                      <w:rFonts w:eastAsia="Cambria Math"/>
                    </w:rPr>
                    <m:t>i</m:t>
                  </m:r>
                  <w:proofErr w:type="spellEnd"/>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w:proofErr w:type="spellStart"/>
                          <m:r>
                            <m:rPr>
                              <m:nor/>
                            </m:rPr>
                            <m:t>i</m:t>
                          </m:r>
                          <w:proofErr w:type="spellEnd"/>
                        </m:sub>
                      </m:sSub>
                      <m:r>
                        <m:rPr>
                          <m:nor/>
                        </m:rPr>
                        <m:t xml:space="preserve">= </m:t>
                      </m:r>
                      <m:sSub>
                        <m:sSubPr>
                          <m:ctrlPr>
                            <w:rPr>
                              <w:rFonts w:ascii="Cambria Math" w:hAnsi="Cambria Math"/>
                            </w:rPr>
                          </m:ctrlPr>
                        </m:sSubPr>
                        <m:e>
                          <m:r>
                            <m:rPr>
                              <m:nor/>
                            </m:rPr>
                            <m:t>V</m:t>
                          </m:r>
                        </m:e>
                        <m:sub>
                          <w:proofErr w:type="spellStart"/>
                          <m:r>
                            <m:rPr>
                              <m:nor/>
                            </m:rPr>
                            <m:t>i</m:t>
                          </m:r>
                          <w:proofErr w:type="spellEnd"/>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w:proofErr w:type="spellStart"/>
            <m:r>
              <m:rPr>
                <m:nor/>
              </m:rPr>
              <w:rPr>
                <w:iCs/>
              </w:rPr>
              <m:t>i</m:t>
            </m:r>
            <w:proofErr w:type="spellEnd"/>
          </m:sub>
        </m:sSub>
      </m:oMath>
      <w:r>
        <w:rPr>
          <w:iCs/>
        </w:rPr>
        <w:t xml:space="preserve"> is the prediction label at point </w:t>
      </w:r>
      <w:proofErr w:type="spellStart"/>
      <w:r>
        <w:rPr>
          <w:iCs/>
        </w:rPr>
        <w:t>i</w:t>
      </w:r>
      <w:proofErr w:type="spellEnd"/>
      <w:r>
        <w:rPr>
          <w:iCs/>
        </w:rPr>
        <w:t xml:space="preserve">, </w:t>
      </w:r>
      <w:proofErr w:type="gramStart"/>
      <w:r>
        <w:rPr>
          <w:iCs/>
        </w:rPr>
        <w:t>V</w:t>
      </w:r>
      <w:r>
        <w:rPr>
          <w:iCs/>
          <w:vertAlign w:val="subscript"/>
        </w:rPr>
        <w:t>i</w:t>
      </w:r>
      <w:proofErr w:type="gramEnd"/>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w:proofErr w:type="spellStart"/>
            <m:r>
              <m:rPr>
                <m:nor/>
              </m:rPr>
              <m:t>val</m:t>
            </m:r>
            <w:proofErr w:type="spellEnd"/>
          </m:sub>
        </m:sSub>
      </m:oMath>
      <w:r>
        <w:t xml:space="preserve">, which was used in subsequent analyses. In addition to the </w:t>
      </w:r>
      <m:oMath>
        <m:sSub>
          <m:sSubPr>
            <m:ctrlPr>
              <w:rPr>
                <w:rFonts w:ascii="Cambria Math" w:hAnsi="Cambria Math"/>
              </w:rPr>
            </m:ctrlPr>
          </m:sSubPr>
          <m:e>
            <m:r>
              <m:rPr>
                <m:nor/>
              </m:rPr>
              <m:t>f</m:t>
            </m:r>
          </m:e>
          <m:sub>
            <w:proofErr w:type="spellStart"/>
            <m:r>
              <m:rPr>
                <m:nor/>
              </m:rPr>
              <m:t>val</m:t>
            </m:r>
            <w:proofErr w:type="spellEnd"/>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w:proofErr w:type="spellStart"/>
            <m:r>
              <m:rPr>
                <m:nor/>
              </m:rPr>
              <m:t>val</m:t>
            </m:r>
            <w:proofErr w:type="spellEnd"/>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w:proofErr w:type="spellStart"/>
            <m:r>
              <m:rPr>
                <m:nor/>
              </m:rPr>
              <m:t>val</m:t>
            </m:r>
            <w:proofErr w:type="spellEnd"/>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752987C1" w:rsidR="00355F78" w:rsidRDefault="00355F78" w:rsidP="00355F78">
      <w:pPr>
        <w:pStyle w:val="TAMainText"/>
      </w:pPr>
      <w:r>
        <w:t xml:space="preserve">We perform k-means clustering on the extracted anomalies in R using the </w:t>
      </w:r>
      <w:proofErr w:type="spellStart"/>
      <w:r>
        <w:t>kmeans</w:t>
      </w:r>
      <w:proofErr w:type="spellEnd"/>
      <w:r>
        <w:t xml:space="preserve"> function available in base.</w:t>
      </w:r>
      <w:r w:rsidR="00B655CA">
        <w:fldChar w:fldCharType="begin"/>
      </w:r>
      <w:r w:rsidR="00C54D18">
        <w:instrText xml:space="preserve"> ADDIN ZOTERO_ITEM CSL_CITATION {"citationID":"BsSKDlX6","properties":{"formattedCitation":"\\super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w:t>
      </w:r>
      <w:proofErr w:type="spellStart"/>
      <w:r>
        <w:t>prcomp</w:t>
      </w:r>
      <w:proofErr w:type="spellEnd"/>
      <w:r>
        <w:t xml:space="preserve"> available in R base on scaled measurements.</w:t>
      </w:r>
      <w:r w:rsidR="00B655CA">
        <w:fldChar w:fldCharType="begin"/>
      </w:r>
      <w:r w:rsidR="00C54D18">
        <w:instrText xml:space="preserve"> ADDIN ZOTERO_ITEM CSL_CITATION {"citationID":"bmXDfPdQ","properties":{"formattedCitation":"\\super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w:t>
      </w:r>
      <w:r w:rsidR="00ED4645">
        <w:t>Visualization</w:t>
      </w:r>
      <w:r>
        <w:t xml:space="preserve"> itself was done using R packages scattermore</w:t>
      </w:r>
      <w:r w:rsidR="00B655CA">
        <w:fldChar w:fldCharType="begin"/>
      </w:r>
      <w:r w:rsidR="00C54D18">
        <w:instrText xml:space="preserve"> ADDIN ZOTERO_ITEM CSL_CITATION {"citationID":"5tHl4meh","properties":{"formattedCitation":"\\super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C54D18" w:rsidRPr="00C54D18">
        <w:rPr>
          <w:szCs w:val="24"/>
          <w:vertAlign w:val="superscript"/>
        </w:rPr>
        <w:t>13</w:t>
      </w:r>
      <w:r w:rsidR="00B655CA">
        <w:fldChar w:fldCharType="end"/>
      </w:r>
      <w:r>
        <w:t xml:space="preserve"> and tidyverse.</w:t>
      </w:r>
      <w:r w:rsidR="00B655CA">
        <w:fldChar w:fldCharType="begin"/>
      </w:r>
      <w:r w:rsidR="00C54D18">
        <w:instrText xml:space="preserve"> ADDIN ZOTERO_ITEM CSL_CITATION {"citationID":"azLVLT8L","properties":{"formattedCitation":"\\super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C54D18" w:rsidRPr="00C54D18">
        <w:rPr>
          <w:szCs w:val="24"/>
          <w:vertAlign w:val="superscript"/>
        </w:rPr>
        <w:t>14</w:t>
      </w:r>
      <w:r w:rsidR="00B655CA">
        <w:fldChar w:fldCharType="end"/>
      </w:r>
      <w:r>
        <w:t xml:space="preserve"> Varimax ro</w:t>
      </w:r>
      <w:r w:rsidR="008536AA">
        <w:t>t</w:t>
      </w:r>
      <w:r>
        <w:t>ation was performed using R package psych</w:t>
      </w:r>
      <w:r w:rsidR="00B655CA">
        <w:fldChar w:fldCharType="begin"/>
      </w:r>
      <w:r w:rsidR="00C54D18">
        <w:instrText xml:space="preserve"> ADDIN ZOTERO_ITEM CSL_CITATION {"citationID":"o0ZivP6J","properties":{"formattedCitation":"\\super 15\\nosupersub{}","plainCitation":"15","noteIndex":0},"citationItems":[{"id":20,"uris":["http://zotero.org/users/4282478/items/N93IUAHJ"],"itemData":{"id":20,"type":"software","abstract":"A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C54D18" w:rsidRPr="00C54D18">
        <w:rPr>
          <w:szCs w:val="24"/>
          <w:vertAlign w:val="superscript"/>
        </w:rPr>
        <w:t>15</w:t>
      </w:r>
      <w:r w:rsidR="00B655CA">
        <w:fldChar w:fldCharType="end"/>
      </w:r>
      <w:r>
        <w:t xml:space="preserve"> to compare to results in a previously published study.</w:t>
      </w:r>
      <w:r w:rsidR="00B655CA">
        <w:fldChar w:fldCharType="begin"/>
      </w:r>
      <w:r w:rsidR="00EA0175">
        <w:instrText xml:space="preserve"> ADDIN ZOTERO_ITEM CSL_CITATION {"citationID":"zD3noMKy","properties":{"formattedCitation":"\\super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4A328871" w:rsidR="00355F78" w:rsidRPr="00355F78" w:rsidRDefault="00355F78" w:rsidP="00355F78">
      <w:pPr>
        <w:pStyle w:val="TAMainText"/>
      </w:pPr>
      <w:r>
        <w:t>Boxplots of assigned roadway trucking variables were created to prob</w:t>
      </w:r>
      <w:r w:rsidR="00983760">
        <w:t>e</w:t>
      </w:r>
      <w:r>
        <w:t xml:space="preserve"> potential meanings of clustered anomalies. Roadway trucking variables were ext</w:t>
      </w:r>
      <w:del w:id="46" w:author="Blake Actkinson" w:date="2022-08-27T10:06:00Z">
        <w:r w:rsidDel="00983760">
          <w:delText>y</w:delText>
        </w:r>
      </w:del>
      <w:r>
        <w:t>racted from the Texas Department of Transportation’s (TxDOT) roadway inventory</w:t>
      </w:r>
      <w:r w:rsidR="00B655CA">
        <w:t xml:space="preserve"> </w:t>
      </w:r>
      <w:r>
        <w:t>with processing performed using R package sf.</w:t>
      </w:r>
      <w:r w:rsidR="00B655CA">
        <w:fldChar w:fldCharType="begin"/>
      </w:r>
      <w:r w:rsidR="00C54D18">
        <w:instrText xml:space="preserve"> ADDIN ZOTERO_ITEM CSL_CITATION {"citationID":"lj2KUFXm","properties":{"formattedCitation":"\\super 16,17\\nosupersub{}","plainCitation":"16,17","noteIndex":0},"citationItems":[{"id":29,"uris":["http://zotero.org/users/4282478/items/E6QZTWN3"],"itemData":{"id":29,"type":"software","abstract":"Support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C54D18" w:rsidRPr="00C54D18">
        <w:rPr>
          <w:szCs w:val="24"/>
          <w:vertAlign w:val="superscript"/>
        </w:rPr>
        <w:t>16,17</w:t>
      </w:r>
      <w:r w:rsidR="00B655CA">
        <w:fldChar w:fldCharType="end"/>
      </w:r>
      <w:r>
        <w:t xml:space="preserve"> Records along the same road segment were averaged with weights equiv</w:t>
      </w:r>
      <w:r w:rsidR="00983760">
        <w:t>alent</w:t>
      </w:r>
      <w:r>
        <w:t xml:space="preserve"> to the distance between fields in the shapefile FROM_DFO and TO_DFO, which are distance measures representing starting and ending points for those records in the shapefile. Extracted roadway variables from the shapefile included Truck Annual Average Daily Traffic Percentage (TRUCK_AADT_PCT) and the number of all truck in AADT (AADT_TRUCKS).</w:t>
      </w:r>
    </w:p>
    <w:p w14:paraId="7497A2F3" w14:textId="37B52188" w:rsidR="008F79CD" w:rsidRDefault="008F79CD" w:rsidP="008F79CD">
      <w:pPr>
        <w:pStyle w:val="TAMainText"/>
        <w:numPr>
          <w:ilvl w:val="1"/>
          <w:numId w:val="11"/>
        </w:numPr>
        <w:rPr>
          <w:b/>
          <w:bCs/>
        </w:rPr>
      </w:pPr>
      <w:r>
        <w:rPr>
          <w:b/>
          <w:bCs/>
        </w:rPr>
        <w:t>Census Tract Assignment</w:t>
      </w:r>
    </w:p>
    <w:p w14:paraId="64288BE0" w14:textId="2F50EA34" w:rsidR="00DF5724" w:rsidRDefault="00ED4645" w:rsidP="00ED4645">
      <w:pPr>
        <w:pStyle w:val="TAMainText"/>
      </w:pPr>
      <w:r>
        <w:lastRenderedPageBreak/>
        <w:t>To determine differences in anomaly frequency between census tracts, points were assigned</w:t>
      </w:r>
      <w:r w:rsidR="007C3AA4">
        <w:fldChar w:fldCharType="begin"/>
      </w:r>
      <w:r w:rsidR="00C54D18">
        <w:instrText xml:space="preserve"> ADDIN ZOTERO_ITEM CSL_CITATION {"citationID":"nJSyAz8F","properties":{"formattedCitation":"\\super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C54D18" w:rsidRPr="00C54D18">
        <w:rPr>
          <w:szCs w:val="24"/>
          <w:vertAlign w:val="superscript"/>
        </w:rPr>
        <w:t>16</w:t>
      </w:r>
      <w:r w:rsidR="007C3AA4">
        <w:fldChar w:fldCharType="end"/>
      </w:r>
      <w:r>
        <w:t xml:space="preserve"> to census tracts using tract boundaries stored in a shapefile used in previously published analysis of the same campaign data.</w:t>
      </w:r>
      <w:r w:rsidR="007C3AA4">
        <w:fldChar w:fldCharType="begin"/>
      </w:r>
      <w:r w:rsidR="00913C15">
        <w:instrText xml:space="preserve"> ADDIN ZOTERO_ITEM CSL_CITATION {"citationID":"MJ0e4gtk","properties":{"formattedCitation":"\\super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913C15" w:rsidRPr="00913C15">
        <w:rPr>
          <w:szCs w:val="24"/>
          <w:vertAlign w:val="superscript"/>
        </w:rPr>
        <w:t>8,9</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w:t>
      </w:r>
      <w:ins w:id="47" w:author="Blake Actkinson" w:date="2022-08-27T10:07:00Z">
        <w:r w:rsidR="00DE71DA">
          <w:t xml:space="preserve">This probability represents </w:t>
        </w:r>
        <w:r w:rsidR="00752EF6">
          <w:t xml:space="preserve">the chance of detection of a given anomaly during the campaign study period. </w:t>
        </w:r>
      </w:ins>
      <w:r>
        <w:t>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w:t>
      </w:r>
      <w:proofErr w:type="spellStart"/>
      <w:r>
        <w:t>Drewnick</w:t>
      </w:r>
      <w:proofErr w:type="spellEnd"/>
      <w:r>
        <w:t xml:space="preserve">,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7CEF74A"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w:t>
      </w:r>
      <w:proofErr w:type="spellStart"/>
      <w:r w:rsidR="00FB5A7C">
        <w:t>Drewnick</w:t>
      </w:r>
      <w:proofErr w:type="spellEnd"/>
      <w:r w:rsidR="00FB5A7C">
        <w:t xml:space="preserve"> algorithms exhibit 85.5%, 77.0%, and 81.8% agreement, respectively. For context, an algorithm that simply labeled </w:t>
      </w:r>
      <w:r w:rsidR="00FB5A7C">
        <w:lastRenderedPageBreak/>
        <w:t xml:space="preserve">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These confusion matrices tabulate the number of points that a given algorithm labels as normal or anomaly that agree or disagree with the corresponding labels in the validation set. Confusion </w:t>
      </w:r>
      <w:proofErr w:type="spellStart"/>
      <w:r w:rsidR="00FB5A7C">
        <w:t>matrtices</w:t>
      </w:r>
      <w:proofErr w:type="spellEnd"/>
      <w:r w:rsidR="00FB5A7C">
        <w:t xml:space="preserve"> for the four algorithms are presented in Figure 3.</w:t>
      </w:r>
    </w:p>
    <w:p w14:paraId="29952BA2" w14:textId="54A8365A" w:rsidR="00DF5724" w:rsidRDefault="00FB5A7C" w:rsidP="00FB5A7C">
      <w:pPr>
        <w:pStyle w:val="TAMainText"/>
      </w:pPr>
      <w:r>
        <w:t xml:space="preserve">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w:t>
      </w:r>
      <w:proofErr w:type="spellStart"/>
      <w:r>
        <w:t>algoritm</w:t>
      </w:r>
      <w:proofErr w:type="spellEnd"/>
      <w:r>
        <w:t xml:space="preserve">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bringin</w:t>
      </w:r>
      <w:ins w:id="48" w:author="Blake Actkinson" w:date="2022-08-21T12:09:00Z">
        <w:r w:rsidR="001819B4">
          <w:t>g</w:t>
        </w:r>
      </w:ins>
      <w:r>
        <w:t xml:space="preserve"> </w:t>
      </w:r>
      <w:ins w:id="49" w:author="Blake Actkinson" w:date="2022-08-21T12:09:00Z">
        <w:r w:rsidR="001819B4">
          <w:t xml:space="preserve">in </w:t>
        </w:r>
      </w:ins>
      <w:del w:id="50" w:author="Blake Actkinson" w:date="2022-08-21T12:09:00Z">
        <w:r w:rsidDel="009152F1">
          <w:delText>gin</w:delText>
        </w:r>
      </w:del>
      <w:r>
        <w:t xml:space="preserve"> QOR derived anomalies periodically for comparison. We choose to focus on results from DBSCAN as the approach is more conservative; it does not result in as </w:t>
      </w:r>
      <w:r w:rsidR="009729B3">
        <w:t xml:space="preserve">many false positive as the QOR algorithm and provides confidence that what is being analyzed is an anomaly. The QAND and </w:t>
      </w:r>
      <w:proofErr w:type="spellStart"/>
      <w:r w:rsidR="009729B3">
        <w:t>Drewnick</w:t>
      </w:r>
      <w:proofErr w:type="spellEnd"/>
      <w:r w:rsidR="009729B3">
        <w:t xml:space="preserve">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w:t>
      </w:r>
      <w:proofErr w:type="spellStart"/>
      <w:r>
        <w:t>Drewnick</w:t>
      </w:r>
      <w:proofErr w:type="spellEnd"/>
      <w:r>
        <w:t>,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7B6D5C08" w14:textId="04676F10" w:rsidR="00905224" w:rsidRDefault="009729B3" w:rsidP="009729B3">
      <w:pPr>
        <w:pStyle w:val="TAMainText"/>
        <w:rPr>
          <w:ins w:id="51" w:author="Blake Actkinson" w:date="2022-08-21T12:37:00Z"/>
        </w:rPr>
      </w:pPr>
      <w:r>
        <w:t xml:space="preserve">Detected anomalies were clustered using R function </w:t>
      </w:r>
      <w:proofErr w:type="spellStart"/>
      <w:r>
        <w:t>kmeans</w:t>
      </w:r>
      <w:proofErr w:type="spellEnd"/>
      <w:r>
        <w:t xml:space="preserve"> and consistently yielded one cluster rich in CO</w:t>
      </w:r>
      <w:r>
        <w:rPr>
          <w:vertAlign w:val="subscript"/>
        </w:rPr>
        <w:t>2</w:t>
      </w:r>
      <w:r>
        <w:t xml:space="preserve"> concentrations (“CO</w:t>
      </w:r>
      <w:r>
        <w:rPr>
          <w:vertAlign w:val="subscript"/>
        </w:rPr>
        <w:t>2</w:t>
      </w:r>
      <w:r>
        <w:t xml:space="preserve"> Cluster”), another cluster rich in BC/NO</w:t>
      </w:r>
      <w:r>
        <w:rPr>
          <w:vertAlign w:val="subscript"/>
        </w:rPr>
        <w:t>x</w:t>
      </w:r>
      <w:r>
        <w:t xml:space="preserve">/UFP (“BC/UFP Cluster”) concentrations, and a third cluster that contains lower concentrations of all four pollutants for both QOR and DBSCAN derived anomalies (“Transition Cluster”). </w:t>
      </w:r>
      <w:ins w:id="52" w:author="Blake Actkinson" w:date="2022-08-21T12:34:00Z">
        <w:r w:rsidR="00A21343">
          <w:t xml:space="preserve">Table 1, Figure 4, and Figure S5 </w:t>
        </w:r>
        <w:r w:rsidR="00244EE9">
          <w:t xml:space="preserve">contain descriptive statistics describing the contents of each cluster. The results </w:t>
        </w:r>
        <w:r w:rsidR="00244EE9">
          <w:lastRenderedPageBreak/>
          <w:t>are consistent with previously published emissions patterns associated with light and heavy</w:t>
        </w:r>
      </w:ins>
      <w:ins w:id="53" w:author="Blake Actkinson" w:date="2022-08-21T12:35:00Z">
        <w:r w:rsidR="004C41BE">
          <w:t>-</w:t>
        </w:r>
      </w:ins>
      <w:ins w:id="54" w:author="Blake Actkinson" w:date="2022-08-21T12:34:00Z">
        <w:r w:rsidR="00244EE9">
          <w:t xml:space="preserve">duty vehicles. </w:t>
        </w:r>
      </w:ins>
      <w:ins w:id="55" w:author="Blake Actkinson" w:date="2022-08-21T12:35:00Z">
        <w:r w:rsidR="001746DD">
          <w:t>Heavy-duty, diesel-powered vehicles emit more BC, NO</w:t>
        </w:r>
        <w:r w:rsidR="001746DD">
          <w:rPr>
            <w:vertAlign w:val="subscript"/>
          </w:rPr>
          <w:t>x</w:t>
        </w:r>
        <w:r w:rsidR="001746DD">
          <w:t>, and UFP per kilogram of fuel than light-duty vehicles.</w:t>
        </w:r>
      </w:ins>
      <w:r w:rsidR="00B10F9E">
        <w:fldChar w:fldCharType="begin"/>
      </w:r>
      <w:r w:rsidR="00B10F9E">
        <w:instrText xml:space="preserve"> ADDIN ZOTERO_ITEM CSL_CITATION {"citationID":"ZdVy0tZ2","properties":{"formattedCitation":"\\super 18\\uc0\\u8211{}21\\nosupersub{}","plainCitation":"18–21","noteIndex":0},"citationItems":[{"id":44,"uris":["http://zotero.org/users/4282478/items/DNCK3CTU"],"itemData":{"id":44,"type":"article-journal","abstract":"Fuel-based emission factors for 143 light-duty gasoline vehicles (LDGVs) and 93 heavy-duty diesel trucks (HDDTs) were measured in Wilmington, CA using a zero-emission mobile measurement platform (MMP). The frequency distributions of emission factors of carbon monoxide (CO), nitrogen oxides (NOx), and particle mass with aerodynamic diameter below 2.5 μm (PM2.5) varied widely, whereas the average of the individual vehicle emission factors were comparable to those reported in previous tunnel and remote sensing studies as well as the predictions by Emission Factors (EMFAC) 2007 mobile source emission model for Los Angeles County. Variation in emissions due to different driving modes (idle, low- and high-speed acceleration, low- and high-speed cruise) was found to be relatively small in comparison to intervehicle variability and did not appear to interfere with the identification of high emitters, defined as the vehicles whose emissions were more than 5 times the fleet-average values. Using this definition, approximately 5% of the LDGVs and HDDTs measured were high emitters. Among the 143 LDGVs, the average emission factors of NOx, black carbon (BC), PM2.5, and ultrafine particle (UFP) would be reduced by 34%, 39%, 44%, and 31%, respectively, by removing the highest 5% of emitting vehicles, whereas CO emission factor would be reduced by 50%. The emission distributions of the 93 HDDTs measured were even more skewed: approximately half of the NOx and CO fleet-average emission factors and more than 60% of PM2.5, UFP, and BC fleet-average emission factors would be reduced by eliminating the highest-emitting 5% HDDTs. Furthermore, high emissions of BC, PM2.5, and NOx tended to cluster among the same vehicles. IMPLICATIONS This study presents the characterization of on-road vehicle emissions in Wilmington, CA, by sampling individual vehicle plumes. Approximately 5% of the vehicles were high emitters, whose emissions were more than 5 times the fleet-average values. These high emitters were responsible for 30% and more than 50% of the average emission factors of LDGVs and HDDVs, respectively. It is likely that as the overall fleet becomes cleaner due to more stringent regulations, a small fraction of the fleet may contribute a growing and disproportionate share of the overall emissions. Therefore, long-term changes in on-road emissions need to be monitored.","container-title":"Journal of the Air &amp; Waste Management Association","DOI":"10.1080/10473289.2011.595981","ISSN":"1096-2247","issue":"10","note":"publisher: Taylor &amp; Francis\n_eprint: https://doi.org/10.1080/10473289.2011.595981\nPMID: 28098027","page":"1046-1056","source":"Taylor and Francis+NEJM","title":"Emission Factors for High-Emitting Vehicles Based on On-Road Measurements of Individual Vehicle Exhaust with a Mobile Measurement Platform","volume":"61","author":[{"family":"Park","given":"Seong   Suk"},{"family":"Kozawa","given":"Kathleen"},{"family":"Fruin","given":"Scott"},{"family":"Mara","given":"Steve"},{"family":"Hsu","given":"Ying-Kuang"},{"family":"Jakober","given":"Chris"},{"family":"Winer","given":"Arthur"},{"family":"Herner","given":"Jorn"}],"issued":{"date-parts":[["2011",10,1]]}}},{"id":45,"uris":["http://zotero.org/users/4282478/items/G3CLG998"],"itemData":{"id":45,"type":"article-journal","abstract":"Pollutant concentrations in the exhaust plumes of individual diesel trucks were measured at high time resolution in a highway tunnel in Oakland, CA, during July 2010. Emission factors for individual trucks were calculated using a carbon balance method, in which pollutants measured in each exhaust plume were normalized to measured concentrations of carbon dioxide. Pollutants considered here include nitric oxide, nitrogen dioxide (NO2), carbon monoxide, formaldehyde, ethene, and black carbon (BC), as well as optical properties of emitted particles. Fleet-average emission factors for oxides of nitrogen (NOx) and BC respectively decreased 30 ± 6 and 37 ± 10% relative to levels measured at the same location in 2006, whereas a 34 ± 18% increase in the average NO2 emission factor was observed. Emissions distributions for all species were skewed with a small fraction of trucks contributing disproportionately to total emissions. For example, the dirtiest 10% of trucks emitted half of total NO2 and BC emissions. Emission rates for NO2 were found to be anticorrelated with all other species considered here, likely due to the use of catalyzed diesel particle filters to help control exhaust emissions. Absorption and scattering cross-section emission factors were used to calculate the aerosol single scattering albedo (SSA, at 532 nm) for individual truck exhaust plumes, which averaged 0.14 ± 0.03.","container-title":"Environmental Science &amp; Technology","DOI":"10.1021/es301936c","ISSN":"0013-936X","issue":"15","journalAbbreviation":"Environ. Sci. Technol.","note":"publisher: American Chemical Society","page":"8511-8518","source":"ACS Publications","title":"On-Road Measurement of Gas and Particle Phase Pollutant Emission Factors for Individual Heavy-Duty Diesel Trucks","volume":"46","author":[{"family":"Dallmann","given":"Timothy R."},{"family":"DeMartini","given":"Steven J."},{"family":"Kirchstetter","given":"Thomas W."},{"family":"Herndon","given":"Scott C."},{"family":"Onasch","given":"Timothy B."},{"family":"Wood","given":"Ezra C."},{"family":"Harley","given":"Robert A."}],"issued":{"date-parts":[["2012",8,7]]}}},{"id":46,"uris":["http://zotero.org/users/4282478/items/KD46G8QK"],"itemData":{"id":46,"type":"article-journal","abstract":"Vehicle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A."}],"issued":{"date-parts":[["2013",12,3]]}}},{"id":301,"uris":["http://zotero.org/users/4282478/items/DYM2NQGA"],"itemData":{"id":301,"type":"article-journal","abstract":"Diesel particle filters (DPFs) are standard equipment on heavy-duty diesel trucks with 2007 and newer engines in the U.S. This study evaluates the performance and durability of these filters. Black carbon (BC) emission rates from several thousand heavy-duty trucks were measured at the Port of Oakland and Caldecott Tunnel over multiple years as California regulations accelerated the adoption of DPFs. As DPF use increased, fleet-average BC emissions decreased, and emission factor distributions became more skewed. Relative to 2004–2006 engines without filters, DPFs reduced BC emission rates by 65–70% for 2007–2009 engines and by &gt;90% for 2010+ engines. Average BC emission rates for 2007–2009 engines increased by 50–67% in 2015 relative to measurements made 1–2 years earlier. Some trucks in this cohort have become high-emitters, indicating that some DPFs are no longer working well. At the Port, where DPFs were universal in 2015, high-emitting 2007–2009 engines (defined here as emitting &gt;1 g BC kg–1) comprised 7% of the fleet but were responsible for 65% of the total BC emitted. These observations raise concerns about DPF durability and the prospects for fully mitigating adverse effects of diesel particulate matter on human health and the environment.","container-title":"Environmental Science &amp; Technology","DOI":"10.1021/acs.est.8b02977","ISSN":"0013-936X","issue":"20","journalAbbreviation":"Environ. Sci. Technol.","note":"publisher: American Chemical Society","page":"11913-11921","source":"ACS Publications","title":"In-Use Performance and Durability of Particle Filters on Heavy-Duty Diesel Trucks","volume":"52","author":[{"family":"Preble","given":"Chelsea V."},{"family":"Cados","given":"Troy E."},{"family":"Harley","given":"Robert A."},{"family":"Kirchstetter","given":"Thomas W."}],"issued":{"date-parts":[["2018",10,16]]}}}],"schema":"https://github.com/citation-style-language/schema/raw/master/csl-citation.json"} </w:instrText>
      </w:r>
      <w:r w:rsidR="00B10F9E">
        <w:fldChar w:fldCharType="separate"/>
      </w:r>
      <w:r w:rsidR="00B10F9E" w:rsidRPr="00B10F9E">
        <w:rPr>
          <w:szCs w:val="24"/>
          <w:vertAlign w:val="superscript"/>
        </w:rPr>
        <w:t>18–21</w:t>
      </w:r>
      <w:r w:rsidR="00B10F9E">
        <w:fldChar w:fldCharType="end"/>
      </w:r>
      <w:ins w:id="56" w:author="Blake Actkinson" w:date="2022-08-21T12:35:00Z">
        <w:r w:rsidR="001746DD">
          <w:t xml:space="preserve"> </w:t>
        </w:r>
      </w:ins>
      <w:del w:id="57" w:author="Blake Actkinson" w:date="2022-08-21T12:33:00Z">
        <w:r w:rsidDel="00A21343">
          <w:delText xml:space="preserve">Table 1 contains cluster means </w:delText>
        </w:r>
        <w:r w:rsidR="00573553" w:rsidDel="00A21343">
          <w:delText xml:space="preserve">of the three derived clusters from the QOR and DBSCAN algorithms. Figure S5 shows cluster assignments of DBSCAN labeled anomalies projected onto the first two principal component axes in a PCA biplot. Figure 4 displays boxplots of the clustered DBSCAN pollutant anomalies. </w:delText>
        </w:r>
      </w:del>
      <w:del w:id="58" w:author="Blake Actkinson" w:date="2022-08-21T12:34:00Z">
        <w:r w:rsidR="00573553" w:rsidDel="004C41BE">
          <w:delText>In Figure S5, it is evident that the CO</w:delText>
        </w:r>
        <w:r w:rsidR="00573553" w:rsidDel="004C41BE">
          <w:softHyphen/>
        </w:r>
        <w:r w:rsidR="00573553" w:rsidDel="004C41BE">
          <w:rPr>
            <w:vertAlign w:val="subscript"/>
          </w:rPr>
          <w:delText>2</w:delText>
        </w:r>
        <w:r w:rsidR="00573553" w:rsidDel="004C41BE">
          <w:delText>-rich cluster points in the direction of CO</w:delText>
        </w:r>
        <w:r w:rsidR="00573553" w:rsidDel="004C41BE">
          <w:rPr>
            <w:vertAlign w:val="subscript"/>
          </w:rPr>
          <w:delText>2</w:delText>
        </w:r>
        <w:r w:rsidR="00573553" w:rsidDel="004C41BE">
          <w:delText xml:space="preserve"> loadings, while the BC/UFP-rich cluster points in the direction of the BC/UFP loadings. </w:delText>
        </w:r>
      </w:del>
      <w:ins w:id="59" w:author="Blake Actkinson" w:date="2022-08-21T12:36:00Z">
        <w:r w:rsidR="001746DD">
          <w:t xml:space="preserve">Additionally, </w:t>
        </w:r>
      </w:ins>
      <w:del w:id="60" w:author="Blake Actkinson" w:date="2022-08-21T12:36:00Z">
        <w:r w:rsidR="00573553" w:rsidDel="00905224">
          <w:delText>These</w:delText>
        </w:r>
      </w:del>
      <w:r w:rsidR="00573553">
        <w:t xml:space="preserve"> loadings</w:t>
      </w:r>
      <w:ins w:id="61" w:author="Blake Actkinson" w:date="2022-08-21T12:37:00Z">
        <w:r w:rsidR="00905224">
          <w:t xml:space="preserve"> from the PCA biplot in Figure S5</w:t>
        </w:r>
      </w:ins>
      <w:r w:rsidR="00573553">
        <w:t xml:space="preserve"> when varimax rotated are consistent in split with those reported in Larson et al.; </w:t>
      </w:r>
    </w:p>
    <w:p w14:paraId="5F09D9FC" w14:textId="01CE0CE3" w:rsidR="00573553" w:rsidRDefault="00573553" w:rsidP="009729B3">
      <w:pPr>
        <w:pStyle w:val="TAMainText"/>
      </w:pPr>
      <w:r>
        <w:t>loadings are sequestered into BC/UFP-rich and CO</w:t>
      </w:r>
      <w:r>
        <w:rPr>
          <w:vertAlign w:val="subscript"/>
        </w:rPr>
        <w:t>2</w:t>
      </w:r>
      <w:r>
        <w:t>-rich factors</w:t>
      </w:r>
      <w:ins w:id="62" w:author="Blake Actkinson" w:date="2022-08-21T12:37:00Z">
        <w:r w:rsidR="001C32AB">
          <w:t xml:space="preserve"> which are attri</w:t>
        </w:r>
      </w:ins>
      <w:ins w:id="63" w:author="Blake Actkinson" w:date="2022-08-21T12:38:00Z">
        <w:r w:rsidR="001C32AB">
          <w:t>buted to light and heavy-duty vehicle activity</w:t>
        </w:r>
      </w:ins>
      <w:r>
        <w:t xml:space="preserve">. </w:t>
      </w:r>
      <w:del w:id="64" w:author="Blake Actkinson" w:date="2022-08-21T12:38:00Z">
        <w:r w:rsidDel="001C32AB">
          <w:delText xml:space="preserve">However, they differ in value. </w:delText>
        </w:r>
      </w:del>
      <w:r>
        <w:t xml:space="preserve">These </w:t>
      </w:r>
    </w:p>
    <w:p w14:paraId="72D62E53" w14:textId="0CC0E47A" w:rsidR="009729B3" w:rsidRDefault="00573553" w:rsidP="0076771E">
      <w:pPr>
        <w:pStyle w:val="TAMainText"/>
        <w:ind w:firstLine="0"/>
      </w:pPr>
      <w:r>
        <w:t>loadings are given in Table S7.</w:t>
      </w:r>
    </w:p>
    <w:p w14:paraId="145A6C8A" w14:textId="6C02A77F" w:rsidR="00573553" w:rsidRDefault="00573553" w:rsidP="009729B3">
      <w:pPr>
        <w:pStyle w:val="TAMainText"/>
      </w:pPr>
    </w:p>
    <w:tbl>
      <w:tblPr>
        <w:tblStyle w:val="PlainTable2"/>
        <w:tblpPr w:leftFromText="180" w:rightFromText="180" w:vertAnchor="page" w:horzAnchor="margin" w:tblpXSpec="center" w:tblpY="5821"/>
        <w:tblW w:w="0" w:type="auto"/>
        <w:tblLook w:val="04A0" w:firstRow="1" w:lastRow="0" w:firstColumn="1" w:lastColumn="0" w:noHBand="0" w:noVBand="1"/>
      </w:tblPr>
      <w:tblGrid>
        <w:gridCol w:w="2248"/>
        <w:gridCol w:w="1438"/>
        <w:gridCol w:w="1534"/>
        <w:gridCol w:w="1342"/>
        <w:gridCol w:w="1439"/>
      </w:tblGrid>
      <w:tr w:rsidR="00573553" w14:paraId="335718F5" w14:textId="77777777" w:rsidTr="0057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260DE33" w14:textId="77777777" w:rsidR="00573553" w:rsidRPr="009F4A0A" w:rsidRDefault="00573553" w:rsidP="00573553">
            <w:pPr>
              <w:rPr>
                <w:rFonts w:ascii="Times" w:eastAsiaTheme="minorEastAsia" w:hAnsi="Times" w:cs="Times"/>
              </w:rPr>
            </w:pPr>
          </w:p>
        </w:tc>
        <w:tc>
          <w:tcPr>
            <w:tcW w:w="1438" w:type="dxa"/>
          </w:tcPr>
          <w:p w14:paraId="5938F47C" w14:textId="77777777" w:rsidR="00573553" w:rsidRPr="009F4A0A" w:rsidRDefault="00000000" w:rsidP="0057355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573553">
              <w:rPr>
                <w:rFonts w:ascii="Times" w:eastAsiaTheme="minorEastAsia" w:hAnsi="Times" w:cs="Times"/>
              </w:rPr>
              <w:t xml:space="preserve"> </w:t>
            </w:r>
            <w:r w:rsidR="00573553" w:rsidRPr="009F4A0A">
              <w:rPr>
                <w:rFonts w:ascii="Times" w:hAnsi="Times" w:cs="Times"/>
              </w:rPr>
              <w:t>(ppm)</w:t>
            </w:r>
          </w:p>
        </w:tc>
        <w:tc>
          <w:tcPr>
            <w:tcW w:w="1534" w:type="dxa"/>
          </w:tcPr>
          <w:p w14:paraId="79082E75"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9EB478C" w14:textId="77777777" w:rsidR="00573553" w:rsidRPr="009F4A0A" w:rsidRDefault="00000000" w:rsidP="00573553">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573553">
              <w:rPr>
                <w:rFonts w:ascii="Times" w:eastAsiaTheme="minorEastAsia" w:hAnsi="Times" w:cs="Times"/>
              </w:rPr>
              <w:t xml:space="preserve"> </w:t>
            </w:r>
            <w:r w:rsidR="00573553" w:rsidRPr="009F4A0A">
              <w:rPr>
                <w:rFonts w:ascii="Times" w:hAnsi="Times" w:cs="Times"/>
              </w:rPr>
              <w:t>(ppb)</w:t>
            </w:r>
          </w:p>
        </w:tc>
        <w:tc>
          <w:tcPr>
            <w:tcW w:w="1439" w:type="dxa"/>
          </w:tcPr>
          <w:p w14:paraId="6224A83D"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573553" w14:paraId="5A2CE9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2F653EF4" w14:textId="77777777" w:rsidR="00573553" w:rsidRPr="009F4A0A" w:rsidRDefault="00573553" w:rsidP="00573553">
            <w:pPr>
              <w:rPr>
                <w:rFonts w:ascii="Times" w:eastAsiaTheme="minorEastAsia" w:hAnsi="Times" w:cs="Times"/>
              </w:rPr>
            </w:pPr>
            <w:r w:rsidRPr="009F4A0A">
              <w:rPr>
                <w:rFonts w:ascii="Times" w:eastAsiaTheme="minorEastAsia" w:hAnsi="Times" w:cs="Times"/>
              </w:rPr>
              <w:t>DBSCAN</w:t>
            </w:r>
          </w:p>
        </w:tc>
      </w:tr>
      <w:tr w:rsidR="00573553" w14:paraId="4EAA650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07FB9CE7"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ABF0D0D" w14:textId="77777777" w:rsidR="00573553" w:rsidRPr="00F9005D" w:rsidRDefault="00573553" w:rsidP="0057355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1534" w:type="dxa"/>
          </w:tcPr>
          <w:p w14:paraId="6E64A25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1342" w:type="dxa"/>
          </w:tcPr>
          <w:p w14:paraId="25B48553"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1439" w:type="dxa"/>
          </w:tcPr>
          <w:p w14:paraId="196B911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573553" w14:paraId="1D88DC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9F22ABC"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5A5E57CB"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705AFD5B"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1342" w:type="dxa"/>
          </w:tcPr>
          <w:p w14:paraId="6DB67A8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1439" w:type="dxa"/>
          </w:tcPr>
          <w:p w14:paraId="0C8676D1"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573553" w14:paraId="57AFDE7A"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2674C482"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8A36E3D"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60C9112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1342" w:type="dxa"/>
          </w:tcPr>
          <w:p w14:paraId="1CA3A35E"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1439" w:type="dxa"/>
          </w:tcPr>
          <w:p w14:paraId="4CBF08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573553" w14:paraId="65F9839C"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10F6C53E" w14:textId="77777777" w:rsidR="00573553" w:rsidRPr="009F4A0A" w:rsidRDefault="00573553" w:rsidP="00573553">
            <w:pPr>
              <w:rPr>
                <w:rFonts w:ascii="Times" w:eastAsiaTheme="minorEastAsia" w:hAnsi="Times" w:cs="Times"/>
              </w:rPr>
            </w:pPr>
            <w:r w:rsidRPr="009F4A0A">
              <w:rPr>
                <w:rFonts w:ascii="Times" w:eastAsiaTheme="minorEastAsia" w:hAnsi="Times" w:cs="Times"/>
              </w:rPr>
              <w:t>QOR</w:t>
            </w:r>
          </w:p>
        </w:tc>
      </w:tr>
      <w:tr w:rsidR="00573553" w14:paraId="1C0FE7C5"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303AD855"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C89F4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1534" w:type="dxa"/>
          </w:tcPr>
          <w:p w14:paraId="337567C8"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1342" w:type="dxa"/>
          </w:tcPr>
          <w:p w14:paraId="3A1B2D9C"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1439" w:type="dxa"/>
          </w:tcPr>
          <w:p w14:paraId="3FB19E3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573553" w14:paraId="0A484C29"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93B3C19"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607D4227"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405FBF6A"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1342" w:type="dxa"/>
          </w:tcPr>
          <w:p w14:paraId="343F18E7"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1439" w:type="dxa"/>
          </w:tcPr>
          <w:p w14:paraId="73AB362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573553" w14:paraId="5252A3C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129E6EFB"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143B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1534" w:type="dxa"/>
          </w:tcPr>
          <w:p w14:paraId="1A3B46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1342" w:type="dxa"/>
          </w:tcPr>
          <w:p w14:paraId="6F062ADB"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5AA6F6B0"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46C932FB" w:rsidR="007C3AA4" w:rsidRPr="007C3AA4" w:rsidRDefault="007C3AA4" w:rsidP="007C3AA4">
      <w:pPr>
        <w:pStyle w:val="TAMainText"/>
      </w:pPr>
      <w:r>
        <w:lastRenderedPageBreak/>
        <w:t xml:space="preserve">To </w:t>
      </w:r>
      <w:ins w:id="65" w:author="Blake Actkinson" w:date="2022-08-21T12:38:00Z">
        <w:r w:rsidR="00947D3F">
          <w:t xml:space="preserve">verify traffic-related impacts </w:t>
        </w:r>
      </w:ins>
      <w:ins w:id="66" w:author="Blake Actkinson" w:date="2022-08-27T10:10:00Z">
        <w:r w:rsidR="009B4B8D">
          <w:t>associated with</w:t>
        </w:r>
      </w:ins>
      <w:ins w:id="67" w:author="Blake Actkinson" w:date="2022-08-21T12:38:00Z">
        <w:r w:rsidR="00947D3F">
          <w:t xml:space="preserve"> </w:t>
        </w:r>
      </w:ins>
      <w:del w:id="68" w:author="Blake Actkinson" w:date="2022-08-21T12:38:00Z">
        <w:r w:rsidDel="00947D3F">
          <w:delText xml:space="preserve">interpret </w:delText>
        </w:r>
      </w:del>
      <w:r>
        <w:t>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C54D18">
        <w:instrText xml:space="preserve"> ADDIN ZOTERO_ITEM CSL_CITATION {"citationID":"l5IbT9hx","properties":{"formattedCitation":"\\super 17\\nosupersub{}","plainCitation":"17","noteIndex":0},"citationItems":[{"id":48,"uris":["http://zotero.org/users/4282478/items/A8MAGVCD"],"itemData":{"id":48,"type":"webpage","title":"Roadway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C54D18" w:rsidRPr="00C54D18">
        <w:rPr>
          <w:szCs w:val="24"/>
          <w:vertAlign w:val="superscript"/>
        </w:rPr>
        <w:t>17</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w:t>
      </w:r>
      <w:ins w:id="69" w:author="Blake Actkinson" w:date="2022-08-21T12:39:00Z">
        <w:r w:rsidR="004349DC">
          <w:t>BC/</w:t>
        </w:r>
        <w:proofErr w:type="spellStart"/>
        <w:r w:rsidR="004349DC">
          <w:t>UFP</w:t>
        </w:r>
      </w:ins>
      <w:del w:id="70" w:author="Blake Actkinson" w:date="2022-08-21T12:39:00Z">
        <w:r w:rsidR="005271E6" w:rsidDel="004349DC">
          <w:delText xml:space="preserve">third </w:delText>
        </w:r>
      </w:del>
      <w:r w:rsidR="005271E6">
        <w:t>cluster</w:t>
      </w:r>
      <w:del w:id="71" w:author="Blake Actkinson" w:date="2022-08-21T12:39:00Z">
        <w:r w:rsidR="005271E6" w:rsidDel="004349DC">
          <w:delText xml:space="preserve"> </w:delText>
        </w:r>
      </w:del>
      <w:ins w:id="72" w:author="Blake Actkinson" w:date="2022-08-21T12:39:00Z">
        <w:r w:rsidR="004349DC">
          <w:t>suggests</w:t>
        </w:r>
        <w:proofErr w:type="spellEnd"/>
        <w:r w:rsidR="004349DC">
          <w:t xml:space="preserve"> that the cluster is related to trucking activity,</w:t>
        </w:r>
      </w:ins>
      <w:del w:id="73" w:author="Blake Actkinson" w:date="2022-08-21T12:39:00Z">
        <w:r w:rsidR="005271E6" w:rsidDel="004349DC">
          <w:delText>clearly points to trucking activity</w:delText>
        </w:r>
      </w:del>
      <w:r w:rsidR="005271E6">
        <w:t xml:space="preserve">, while the lower trucking percentage in combination with elevated AADT compared to the </w:t>
      </w:r>
      <w:proofErr w:type="spellStart"/>
      <w:ins w:id="74" w:author="Blake Actkinson" w:date="2022-08-21T12:39:00Z">
        <w:r w:rsidR="004349DC">
          <w:t>transition</w:t>
        </w:r>
      </w:ins>
      <w:del w:id="75" w:author="Blake Actkinson" w:date="2022-08-21T12:39:00Z">
        <w:r w:rsidR="005271E6" w:rsidDel="004349DC">
          <w:delText xml:space="preserve">second </w:delText>
        </w:r>
      </w:del>
      <w:r w:rsidR="005271E6">
        <w:t>cluster</w:t>
      </w:r>
      <w:proofErr w:type="spellEnd"/>
      <w:r w:rsidR="005271E6">
        <w:t xml:space="preserve"> suggest</w:t>
      </w:r>
      <w:ins w:id="76" w:author="Blake Actkinson" w:date="2022-08-21T12:39:00Z">
        <w:r w:rsidR="00B10F9E">
          <w:t>s</w:t>
        </w:r>
      </w:ins>
      <w:r w:rsidR="005271E6">
        <w:t xml:space="preserve"> that the </w:t>
      </w:r>
      <w:ins w:id="77" w:author="Blake Actkinson" w:date="2022-08-21T12:39:00Z">
        <w:r w:rsidR="00B10F9E">
          <w:t>CO</w:t>
        </w:r>
        <w:r w:rsidR="00B10F9E">
          <w:rPr>
            <w:vertAlign w:val="subscript"/>
          </w:rPr>
          <w:t>2</w:t>
        </w:r>
        <w:r w:rsidR="00B10F9E">
          <w:t xml:space="preserve"> </w:t>
        </w:r>
      </w:ins>
      <w:del w:id="78" w:author="Blake Actkinson" w:date="2022-08-21T12:39:00Z">
        <w:r w:rsidR="005271E6" w:rsidDel="00B10F9E">
          <w:delText xml:space="preserve">first </w:delText>
        </w:r>
      </w:del>
      <w:r w:rsidR="005271E6">
        <w:t xml:space="preserve">cluster </w:t>
      </w:r>
      <w:ins w:id="79" w:author="Blake Actkinson" w:date="2022-08-21T12:39:00Z">
        <w:r w:rsidR="00B10F9E">
          <w:t xml:space="preserve">is </w:t>
        </w:r>
      </w:ins>
      <w:del w:id="80" w:author="Blake Actkinson" w:date="2022-08-21T12:39:00Z">
        <w:r w:rsidR="005271E6" w:rsidDel="00B10F9E">
          <w:delText xml:space="preserve">could be </w:delText>
        </w:r>
      </w:del>
      <w:r w:rsidR="005271E6">
        <w:t xml:space="preserve">capturing some light-duty </w:t>
      </w:r>
      <w:del w:id="81" w:author="Blake Actkinson" w:date="2022-08-21T12:39:00Z">
        <w:r w:rsidR="005271E6" w:rsidDel="00B10F9E">
          <w:delText xml:space="preserve">gasoline </w:delText>
        </w:r>
      </w:del>
      <w:r w:rsidR="005271E6">
        <w:t xml:space="preserve">vehicle activity. </w:t>
      </w:r>
      <w:ins w:id="82" w:author="Blake Actkinson" w:date="2022-08-27T10:10:00Z">
        <w:r w:rsidR="0029360E">
          <w:t>Results from these boxplots confirm that our c</w:t>
        </w:r>
      </w:ins>
      <w:ins w:id="83" w:author="Blake Actkinson" w:date="2022-08-27T10:11:00Z">
        <w:r w:rsidR="0029360E">
          <w:t xml:space="preserve">lusters are strongly linked to </w:t>
        </w:r>
        <w:r w:rsidR="005D14EC">
          <w:t xml:space="preserve">emissions from different vehicle types. </w:t>
        </w:r>
      </w:ins>
      <w:del w:id="84" w:author="Blake Actkinson" w:date="2022-08-21T12:40:00Z">
        <w:r w:rsidR="005271E6" w:rsidDel="00B10F9E">
          <w:delText>These assignments, in conjunction with their principal component loading assignments, are consistent with previously published studies of vehicle pollution source apportionment.</w:delText>
        </w:r>
        <w:r w:rsidR="005271E6" w:rsidDel="00B10F9E">
          <w:fldChar w:fldCharType="begin"/>
        </w:r>
        <w:r w:rsidR="00C54D18" w:rsidDel="00B10F9E">
          <w:delInstrText xml:space="preserve"> ADDIN ZOTERO_ITEM CSL_CITATION {"citationID":"wpnJ7Nj6","properties":{"formattedCitation":"\\super 1,18,19\\nosupersub{}","plainCitation":"1,18,19","noteIndex":0},"citationItems":[{"id":177,"uris":["http://zotero.org/users/4282478/items/4SPHF3NQ"],"itemData":{"id":177,"type":"article-journal","abstract":"We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43,"uris":["http://zotero.org/users/4282478/items/ZA68FC2E"],"itemData":{"id":43,"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delInstrText>
        </w:r>
        <w:r w:rsidR="005271E6" w:rsidDel="00B10F9E">
          <w:fldChar w:fldCharType="separate"/>
        </w:r>
        <w:r w:rsidR="00C54D18" w:rsidRPr="00C54D18" w:rsidDel="00B10F9E">
          <w:rPr>
            <w:szCs w:val="24"/>
            <w:vertAlign w:val="superscript"/>
          </w:rPr>
          <w:delText>1,18,19</w:delText>
        </w:r>
        <w:r w:rsidR="005271E6" w:rsidDel="00B10F9E">
          <w:fldChar w:fldCharType="end"/>
        </w:r>
        <w:r w:rsidR="005271E6" w:rsidDel="00B10F9E">
          <w:delText xml:space="preserve"> </w:delText>
        </w:r>
        <w:r w:rsidDel="00B10F9E">
          <w:delText xml:space="preserve"> </w:delText>
        </w:r>
      </w:del>
    </w:p>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lastRenderedPageBreak/>
        <w:t>Figure 5. Boxplot of traffic attributes corresponding to anomalies in labeled clusters. (1</w:t>
      </w:r>
      <w:proofErr w:type="gramStart"/>
      <w:r>
        <w:t>-“</w:t>
      </w:r>
      <w:proofErr w:type="gramEnd"/>
      <w:r>
        <w:t>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2215B406"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that census tract. </w:t>
      </w:r>
      <w:r w:rsidR="000A0C13">
        <w:t xml:space="preserve">Normalizing </w:t>
      </w:r>
      <w:r w:rsidR="00C829A5">
        <w:t>by the to</w:t>
      </w:r>
      <w:r w:rsidR="00687D89">
        <w:t>t</w:t>
      </w:r>
      <w:r w:rsidR="00C829A5">
        <w:t xml:space="preserve">al number of measurements in this manner yields the probability of encountering </w:t>
      </w:r>
      <w:r w:rsidR="006F4E62">
        <w:t xml:space="preserve">the anomaly </w:t>
      </w:r>
      <w:r w:rsidR="00C829A5">
        <w:t>in the census tract during the study period, which is from 8 AM to 4 PM on weekdays. Figure S6 displays bar plots showing DBSCAN anomaly detection type probabili</w:t>
      </w:r>
      <w:r w:rsidR="001819B4">
        <w:t>ti</w:t>
      </w:r>
      <w:r w:rsidR="00C829A5">
        <w:t>es by census tract, while Figures 6 and 7 map the census tracts colored by their CO</w:t>
      </w:r>
      <w:r w:rsidR="00C829A5">
        <w:rPr>
          <w:vertAlign w:val="subscript"/>
        </w:rPr>
        <w:t>2</w:t>
      </w:r>
      <w:r w:rsidR="00C829A5">
        <w:t xml:space="preserve"> and BC/UFP anomaly detection type probabilities.</w:t>
      </w:r>
    </w:p>
    <w:p w14:paraId="0D6C65DC" w14:textId="128C63E5" w:rsidR="00C829A5" w:rsidRDefault="00C829A5" w:rsidP="00573553">
      <w:pPr>
        <w:pStyle w:val="TAMainText"/>
      </w:pPr>
    </w:p>
    <w:p w14:paraId="2EE110CC" w14:textId="1931171F" w:rsidR="00C829A5" w:rsidRDefault="00C829A5" w:rsidP="00573553">
      <w:pPr>
        <w:pStyle w:val="TAMainText"/>
      </w:pPr>
      <w:r>
        <w:rPr>
          <w:b/>
          <w:bCs/>
          <w:noProof/>
        </w:rPr>
        <w:lastRenderedPageBreak/>
        <w:drawing>
          <wp:inline distT="0" distB="0" distL="0" distR="0" wp14:anchorId="0B50D05D" wp14:editId="410E68D8">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36D0A4D" w14:textId="67AB75A3" w:rsidR="00C829A5" w:rsidRDefault="00C829A5" w:rsidP="00C829A5">
      <w:pPr>
        <w:pStyle w:val="VAFigureCaption"/>
      </w:pPr>
      <w:r w:rsidRPr="00C829A5">
        <w:rPr>
          <w:b/>
          <w:bCs/>
        </w:rPr>
        <w:t>Figure 6.</w:t>
      </w:r>
      <w:r>
        <w:t xml:space="preserve"> Map depicting analyzed census tracts colored by their calculated CO</w:t>
      </w:r>
      <w:r>
        <w:rPr>
          <w:vertAlign w:val="subscript"/>
        </w:rPr>
        <w:t>2</w:t>
      </w:r>
      <w:r>
        <w:t xml:space="preserve"> anomaly detection probabilities (%). </w:t>
      </w:r>
      <w:proofErr w:type="spellStart"/>
      <w:r>
        <w:t>Basemap</w:t>
      </w:r>
      <w:proofErr w:type="spellEnd"/>
      <w:r>
        <w:t xml:space="preserve">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1965CCCF" w:rsidR="00C829A5" w:rsidRDefault="00C829A5" w:rsidP="00C829A5">
      <w:r>
        <w:rPr>
          <w:b/>
          <w:bCs/>
          <w:noProof/>
        </w:rPr>
        <w:lastRenderedPageBreak/>
        <w:drawing>
          <wp:inline distT="0" distB="0" distL="0" distR="0" wp14:anchorId="716EE9A7" wp14:editId="7F4821FD">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w:t>
      </w:r>
      <w:proofErr w:type="spellStart"/>
      <w:r w:rsidR="005A7309">
        <w:t>Basemap</w:t>
      </w:r>
      <w:proofErr w:type="spellEnd"/>
      <w:r w:rsidR="005A7309">
        <w:t xml:space="preserve"> courtesy of Wikimedia. </w:t>
      </w:r>
    </w:p>
    <w:p w14:paraId="0AB97E55" w14:textId="1F4A1609"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w:t>
      </w:r>
      <w:proofErr w:type="spellStart"/>
      <w:r w:rsidR="000415D2">
        <w:t>Milby</w:t>
      </w:r>
      <w:proofErr w:type="spellEnd"/>
      <w:r w:rsidR="000415D2">
        <w:t xml:space="preserve"> Park, West Galena Park, Manchester, Clinton) are ranked the highest, with the </w:t>
      </w:r>
      <w:proofErr w:type="spellStart"/>
      <w:r w:rsidR="000415D2">
        <w:t>Milby</w:t>
      </w:r>
      <w:proofErr w:type="spellEnd"/>
      <w:r w:rsidR="000415D2">
        <w:t xml:space="preserve"> Park census tract exhibiting the highest probability of encountering one of these anomaly types (10.6%) during the </w:t>
      </w:r>
      <w:r w:rsidR="000415D2">
        <w:lastRenderedPageBreak/>
        <w:t>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highways</w:t>
      </w:r>
      <w:r w:rsidR="00793011">
        <w:t xml:space="preserve"> </w:t>
      </w:r>
      <w:r w:rsidR="000415D2">
        <w:t>removed from the analysis, neighborhoods in the eastern part of Houston stil</w:t>
      </w:r>
      <w:r w:rsidR="00EC4ED0">
        <w:t>l</w:t>
      </w:r>
      <w:r w:rsidR="000415D2">
        <w:t xml:space="preserve"> rank consistently higher than those neighborhoods in the western part of Houston. The mapped census tracts highlight spatial discrepancies in that some areas are CO</w:t>
      </w:r>
      <w:r w:rsidR="000415D2">
        <w:rPr>
          <w:vertAlign w:val="subscript"/>
        </w:rPr>
        <w:t>2</w:t>
      </w:r>
      <w:r w:rsidR="000415D2">
        <w:t xml:space="preserve"> dominated and others are BC/UFP dominated with respect to probability of anom</w:t>
      </w:r>
      <w:r w:rsidR="00214845">
        <w:t>a</w:t>
      </w:r>
      <w:r w:rsidR="000415D2">
        <w:t xml:space="preserve">ly type detection. Table 2 </w:t>
      </w:r>
      <w:r w:rsidR="004D4CF0">
        <w:t>c</w:t>
      </w:r>
      <w:r w:rsidR="000415D2">
        <w:t>ontains probabilities of detecting each anomaly type by census tract which underscores these spatial disparities. For example, the bold, italicized ent</w:t>
      </w:r>
      <w:r w:rsidR="00CE6EF8">
        <w:t>ri</w:t>
      </w:r>
      <w:r w:rsidR="000415D2">
        <w:t xml:space="preserve">es in Table 2 indicate a </w:t>
      </w:r>
      <m:oMath>
        <m:r>
          <w:rPr>
            <w:rFonts w:ascii="Cambria Math" w:hAnsi="Cambria Math"/>
          </w:rPr>
          <m:t>≈</m:t>
        </m:r>
      </m:oMath>
      <w:r w:rsidR="000415D2">
        <w:t xml:space="preserve"> 10x greater chance of </w:t>
      </w:r>
      <w:r w:rsidR="00B5522F">
        <w:t>encountering</w:t>
      </w:r>
      <w:r w:rsidR="000415D2">
        <w:t xml:space="preserve"> a BC/UFP anomaly type in the Manchester census tract compared to the North Rice census tract. These disparities, and the presented evidence suggesting that the BC/UFP anomalies are closely related to heavy-duty vehicles, are consistent with previous modeling </w:t>
      </w:r>
      <w:proofErr w:type="spellStart"/>
      <w:r w:rsidR="000415D2">
        <w:t>s</w:t>
      </w:r>
      <w:r w:rsidR="006277EF">
        <w:t>tu</w:t>
      </w:r>
      <w:r w:rsidR="000415D2">
        <w:t>ides</w:t>
      </w:r>
      <w:proofErr w:type="spellEnd"/>
      <w:r w:rsidR="000415D2">
        <w:t xml:space="preserve"> that show large contributions of heavy-duty vehicles to air pollution in Houston’s Ship Channel (HSC) neighborhoods.</w:t>
      </w:r>
      <w:r w:rsidR="005271E6">
        <w:fldChar w:fldCharType="begin"/>
      </w:r>
      <w:r w:rsidR="00B10F9E">
        <w:instrText xml:space="preserve"> ADDIN ZOTERO_ITEM CSL_CITATION {"citationID":"VIKtVVn1","properties":{"formattedCitation":"\\super 22\\nosupersub{}","plainCitation":"22","noteIndex":0},"citationItems":[{"id":192,"uris":["http://zotero.org/users/4282478/items/DH8Z8TD9"],"itemData":{"id":192,"type":"article-journal","abstract":"Mobile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5271E6">
        <w:fldChar w:fldCharType="separate"/>
      </w:r>
      <w:r w:rsidR="00B10F9E" w:rsidRPr="00B10F9E">
        <w:rPr>
          <w:szCs w:val="24"/>
          <w:vertAlign w:val="superscript"/>
        </w:rPr>
        <w:t>22</w:t>
      </w:r>
      <w:r w:rsidR="005271E6">
        <w:fldChar w:fldCharType="end"/>
      </w:r>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lastRenderedPageBreak/>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lastRenderedPageBreak/>
        <w:t>DISCUSSION AND FUTURE DIRECTIONS</w:t>
      </w:r>
    </w:p>
    <w:p w14:paraId="4C57E34C" w14:textId="3B55C089" w:rsidR="000415D2" w:rsidRDefault="000415D2" w:rsidP="000415D2">
      <w:pPr>
        <w:pStyle w:val="TAMainText"/>
      </w:pPr>
      <w:r>
        <w:t>We discuss the successful development of a new approach to detect plumes in mobile monitoring time series using an anomaly detection algorithm based on DBSCAN</w:t>
      </w:r>
      <w:ins w:id="85" w:author="Blake Actkinson" w:date="2022-08-21T12:05:00Z">
        <w:r w:rsidR="000276F9">
          <w:t xml:space="preserve"> and use the resulting analysis to derive anomaly frequencies representative of different emission impacts in different Houston nei</w:t>
        </w:r>
      </w:ins>
      <w:ins w:id="86" w:author="Blake Actkinson" w:date="2022-08-21T12:06:00Z">
        <w:r w:rsidR="000276F9">
          <w:t>ghborhoods</w:t>
        </w:r>
      </w:ins>
      <w:r>
        <w:t xml:space="preserve">. While previous </w:t>
      </w:r>
      <w:del w:id="87" w:author="Blake Actkinson" w:date="2022-08-21T11:42:00Z">
        <w:r w:rsidDel="00E22AAF">
          <w:delText>s</w:delText>
        </w:r>
      </w:del>
      <w:r>
        <w:t>work has implemented DBSCAN in conjunction with deep learning models to analyze satellite fine particulate matter measurements</w:t>
      </w:r>
      <w:r w:rsidR="005271E6">
        <w:fldChar w:fldCharType="begin"/>
      </w:r>
      <w:r w:rsidR="00B10F9E">
        <w:instrText xml:space="preserve"> ADDIN ZOTERO_ITEM CSL_CITATION {"citationID":"7akWALAC","properties":{"formattedCitation":"\\super 23\\nosupersub{}","plainCitation":"23","noteIndex":0},"citationItems":[{"id":101,"uris":["http://zotero.org/users/4282478/items/XT3A8I2B"],"itemData":{"id":101,"type":"article-journal","abstract":"In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B10F9E" w:rsidRPr="00B10F9E">
        <w:rPr>
          <w:szCs w:val="24"/>
          <w:vertAlign w:val="superscript"/>
        </w:rPr>
        <w:t>23</w:t>
      </w:r>
      <w:r w:rsidR="005271E6">
        <w:fldChar w:fldCharType="end"/>
      </w:r>
      <w:r>
        <w:t xml:space="preserve"> or used it to define microenvironments in air pollution exposure contexts (e.g., home, work, or restaurant),</w:t>
      </w:r>
      <w:r w:rsidR="002648EA">
        <w:fldChar w:fldCharType="begin"/>
      </w:r>
      <w:r w:rsidR="00B10F9E">
        <w:instrText xml:space="preserve"> ADDIN ZOTERO_ITEM CSL_CITATION {"citationID":"NhyHYiKh","properties":{"formattedCitation":"\\super 24\\nosupersub{}","plainCitation":"24","noteIndex":0},"citationItems":[{"id":53,"uris":["http://zotero.org/users/4282478/items/565A8MC2"],"itemData":{"id":53,"type":"article-journal","abstract":"In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B10F9E" w:rsidRPr="00B10F9E">
        <w:rPr>
          <w:szCs w:val="24"/>
          <w:vertAlign w:val="superscript"/>
        </w:rPr>
        <w:t>24</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w:t>
      </w:r>
      <w:del w:id="88" w:author="Blake Actkinson" w:date="2022-08-21T11:44:00Z">
        <w:r w:rsidR="00552BBA" w:rsidDel="007720C8">
          <w:delText xml:space="preserve">use </w:delText>
        </w:r>
      </w:del>
      <w:ins w:id="89" w:author="Blake Actkinson" w:date="2022-08-21T11:44:00Z">
        <w:r w:rsidR="007720C8">
          <w:t xml:space="preserve">show how </w:t>
        </w:r>
      </w:ins>
      <w:r w:rsidR="00552BBA">
        <w:t>th</w:t>
      </w:r>
      <w:ins w:id="90" w:author="Blake Actkinson" w:date="2022-08-21T11:44:00Z">
        <w:r w:rsidR="007720C8">
          <w:t>is</w:t>
        </w:r>
      </w:ins>
      <w:del w:id="91" w:author="Blake Actkinson" w:date="2022-08-21T11:44:00Z">
        <w:r w:rsidR="00552BBA" w:rsidDel="007720C8">
          <w:delText>e</w:delText>
        </w:r>
      </w:del>
      <w:r w:rsidR="00552BBA">
        <w:t xml:space="preserve"> </w:t>
      </w:r>
      <w:ins w:id="92" w:author="Blake Actkinson" w:date="2022-08-21T11:44:00Z">
        <w:r w:rsidR="007720C8">
          <w:t xml:space="preserve">approach </w:t>
        </w:r>
      </w:ins>
      <w:del w:id="93" w:author="Blake Actkinson" w:date="2022-08-21T11:44:00Z">
        <w:r w:rsidR="00552BBA" w:rsidDel="007720C8">
          <w:delText xml:space="preserve">algorithm to </w:delText>
        </w:r>
      </w:del>
      <w:r w:rsidR="00552BBA">
        <w:t>illustrate</w:t>
      </w:r>
      <w:ins w:id="94" w:author="Blake Actkinson" w:date="2022-08-21T11:44:00Z">
        <w:r w:rsidR="007720C8">
          <w:t>s</w:t>
        </w:r>
      </w:ins>
      <w:r w:rsidR="00552BBA">
        <w:t xml:space="preserve"> different emission </w:t>
      </w:r>
      <w:del w:id="95" w:author="Blake Actkinson" w:date="2022-08-21T11:44:00Z">
        <w:r w:rsidR="00552BBA" w:rsidDel="007720C8">
          <w:delText xml:space="preserve">profiles </w:delText>
        </w:r>
      </w:del>
      <w:ins w:id="96" w:author="Blake Actkinson" w:date="2022-08-21T11:44:00Z">
        <w:r w:rsidR="007720C8">
          <w:t xml:space="preserve">impacts </w:t>
        </w:r>
      </w:ins>
      <w:r w:rsidR="00552BBA">
        <w:t>in census tracts around the city of Houston</w:t>
      </w:r>
      <w:ins w:id="97" w:author="Blake Actkinson" w:date="2022-08-21T11:44:00Z">
        <w:r w:rsidR="00332F48">
          <w:t>.</w:t>
        </w:r>
      </w:ins>
      <w:del w:id="98" w:author="Blake Actkinson" w:date="2022-08-21T11:44:00Z">
        <w:r w:rsidR="00552BBA" w:rsidDel="00332F48">
          <w:delText xml:space="preserve"> and showcase disparities</w:delText>
        </w:r>
      </w:del>
      <w:r w:rsidR="00552BBA">
        <w:t xml:space="preserve">. Specifically, we show how BC/UFP anomaly </w:t>
      </w:r>
      <w:del w:id="99" w:author="Blake Actkinson" w:date="2022-08-21T11:45:00Z">
        <w:r w:rsidR="00552BBA" w:rsidDel="00B539DF">
          <w:delText xml:space="preserve">types </w:delText>
        </w:r>
      </w:del>
      <w:ins w:id="100" w:author="Blake Actkinson" w:date="2022-08-21T11:45:00Z">
        <w:r w:rsidR="00B539DF">
          <w:t>frequenc</w:t>
        </w:r>
      </w:ins>
      <w:ins w:id="101" w:author="Blake Actkinson" w:date="2022-08-27T10:29:00Z">
        <w:r w:rsidR="00861CF7">
          <w:t>i</w:t>
        </w:r>
      </w:ins>
      <w:ins w:id="102" w:author="Blake Actkinson" w:date="2022-08-21T11:45:00Z">
        <w:r w:rsidR="00B539DF">
          <w:t xml:space="preserve">es </w:t>
        </w:r>
      </w:ins>
      <w:r w:rsidR="00552BBA">
        <w:t xml:space="preserve">were </w:t>
      </w:r>
      <m:oMath>
        <m:r>
          <m:rPr>
            <m:nor/>
          </m:rPr>
          <w:rPr>
            <w:i/>
          </w:rPr>
          <m:t>≈</m:t>
        </m:r>
      </m:oMath>
      <w:r w:rsidR="00552BBA">
        <w:t xml:space="preserve"> 10x </w:t>
      </w:r>
      <w:del w:id="103" w:author="Blake Actkinson" w:date="2022-08-21T11:47:00Z">
        <w:r w:rsidR="00552BBA" w:rsidDel="006A5673">
          <w:delText>more likely</w:delText>
        </w:r>
      </w:del>
      <w:ins w:id="104" w:author="Blake Actkinson" w:date="2022-08-21T11:47:00Z">
        <w:r w:rsidR="006A5673">
          <w:t xml:space="preserve">greater </w:t>
        </w:r>
      </w:ins>
      <w:del w:id="105" w:author="Blake Actkinson" w:date="2022-08-21T11:47:00Z">
        <w:r w:rsidR="00552BBA" w:rsidDel="006A5673">
          <w:delText xml:space="preserve"> </w:delText>
        </w:r>
      </w:del>
      <w:del w:id="106" w:author="Blake Actkinson" w:date="2022-08-21T11:45:00Z">
        <w:r w:rsidR="00552BBA" w:rsidDel="009D10A8">
          <w:delText xml:space="preserve">to be detected </w:delText>
        </w:r>
      </w:del>
      <w:r w:rsidR="00552BBA">
        <w:t>in census tracts in the eastern part of Houston compared to neighborhoods in the western part of Houston. While it is not definitive that this cluster</w:t>
      </w:r>
      <w:del w:id="107" w:author="Blake Actkinson" w:date="2022-08-21T11:43:00Z">
        <w:r w:rsidR="00552BBA" w:rsidDel="00E22AAF">
          <w:delText>y</w:delText>
        </w:r>
      </w:del>
      <w:r w:rsidR="00552BBA">
        <w:t xml:space="preserve"> type represents impacts from heavy-duty vehicles, for there is no observational evidence to connect those observations to those vehicle types directly, </w:t>
      </w:r>
      <w:del w:id="108" w:author="Blake Actkinson" w:date="2022-08-21T11:47:00Z">
        <w:r w:rsidR="00552BBA" w:rsidDel="001F31CD">
          <w:delText xml:space="preserve">the results </w:delText>
        </w:r>
      </w:del>
      <w:ins w:id="109" w:author="Blake Actkinson" w:date="2022-08-21T11:47:00Z">
        <w:r w:rsidR="001F31CD">
          <w:t xml:space="preserve">anomaly emission patterns </w:t>
        </w:r>
      </w:ins>
      <w:r w:rsidR="00552BBA">
        <w:t>are consistent with previously published studies analyzing emissions from light and heavy-duty vehicles (e.g. Larson et al.</w:t>
      </w:r>
      <w:r w:rsidR="002648EA">
        <w:fldChar w:fldCharType="begin"/>
      </w:r>
      <w:r w:rsidR="00EA0175">
        <w:instrText xml:space="preserve"> ADDIN ZOTERO_ITEM CSL_CITATION {"citationID":"t6WH2u2W","properties":{"formattedCitation":"\\super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w:t>
      </w:r>
      <w:ins w:id="110" w:author="Blake Actkinson" w:date="2022-08-21T11:47:00Z">
        <w:r w:rsidR="001F31CD">
          <w:t>.</w:t>
        </w:r>
      </w:ins>
      <w:del w:id="111" w:author="Blake Actkinson" w:date="2022-08-21T11:47:00Z">
        <w:r w:rsidR="00552BBA" w:rsidDel="001F31CD">
          <w:delText>,</w:delText>
        </w:r>
      </w:del>
      <w:r w:rsidR="00552BBA">
        <w:t xml:space="preserve"> </w:t>
      </w:r>
      <w:ins w:id="112" w:author="Blake Actkinson" w:date="2022-08-21T11:47:00Z">
        <w:r w:rsidR="003D5E52">
          <w:t>Previous studies h</w:t>
        </w:r>
      </w:ins>
      <w:ins w:id="113" w:author="Blake Actkinson" w:date="2022-08-21T11:48:00Z">
        <w:r w:rsidR="003D5E52">
          <w:t xml:space="preserve">ave also shown </w:t>
        </w:r>
      </w:ins>
      <w:del w:id="114" w:author="Blake Actkinson" w:date="2022-08-21T11:48:00Z">
        <w:r w:rsidR="00552BBA" w:rsidDel="0099683D">
          <w:delText xml:space="preserve">as well as with modeling studies elucidating </w:delText>
        </w:r>
      </w:del>
      <w:r w:rsidR="00552BBA">
        <w:t xml:space="preserve">the large impacts of trucking on </w:t>
      </w:r>
      <w:ins w:id="115" w:author="Blake Actkinson" w:date="2022-08-27T10:30:00Z">
        <w:r w:rsidR="003D41A1">
          <w:t xml:space="preserve">pollution </w:t>
        </w:r>
      </w:ins>
      <w:del w:id="116" w:author="Blake Actkinson" w:date="2022-08-27T10:30:00Z">
        <w:r w:rsidR="00552BBA" w:rsidDel="003D41A1">
          <w:delText xml:space="preserve">particulate matter formation </w:delText>
        </w:r>
      </w:del>
      <w:r w:rsidR="00552BBA">
        <w:t>in the HSC area</w:t>
      </w:r>
      <w:ins w:id="117" w:author="Blake Actkinson" w:date="2022-08-21T11:48:00Z">
        <w:r w:rsidR="0099683D">
          <w:t xml:space="preserve"> and have </w:t>
        </w:r>
        <w:r w:rsidR="00E63FC0">
          <w:t>raised environment</w:t>
        </w:r>
      </w:ins>
      <w:ins w:id="118" w:author="Blake Actkinson" w:date="2022-08-21T11:49:00Z">
        <w:r w:rsidR="00E63FC0">
          <w:t>al justice concerns with the burden of pollution from diesel-powered vehicle activity</w:t>
        </w:r>
      </w:ins>
      <w:r w:rsidR="00552BBA">
        <w:t>.</w:t>
      </w:r>
      <w:r w:rsidR="002648EA">
        <w:fldChar w:fldCharType="begin"/>
      </w:r>
      <w:r w:rsidR="00B10F9E">
        <w:instrText xml:space="preserve"> ADDIN ZOTERO_ITEM CSL_CITATION {"citationID":"WGf0l8Zz","properties":{"formattedCitation":"\\super 22,25\\nosupersub{}","plainCitation":"22,25","noteIndex":0},"citationItems":[{"id":192,"uris":["http://zotero.org/users/4282478/items/DH8Z8TD9"],"itemData":{"id":192,"type":"article-journal","abstract":"Mobile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799,"uris":["http://zotero.org/users/4282478/items/X2FKRC68"],"itemData":{"id":799,"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2648EA">
        <w:fldChar w:fldCharType="separate"/>
      </w:r>
      <w:r w:rsidR="00B10F9E" w:rsidRPr="00B10F9E">
        <w:rPr>
          <w:szCs w:val="24"/>
          <w:vertAlign w:val="superscript"/>
        </w:rPr>
        <w:t>22,25</w:t>
      </w:r>
      <w:r w:rsidR="002648EA">
        <w:fldChar w:fldCharType="end"/>
      </w:r>
      <w:r w:rsidR="00552BBA">
        <w:t xml:space="preserve"> It is evident that more investigation is needed into the trucking activity in HSC neighborhoods.</w:t>
      </w:r>
    </w:p>
    <w:p w14:paraId="32F11005" w14:textId="10C10870" w:rsidR="00552BBA" w:rsidRPr="000415D2" w:rsidRDefault="00552BBA" w:rsidP="000415D2">
      <w:pPr>
        <w:pStyle w:val="TAMainText"/>
      </w:pPr>
      <w:r>
        <w:lastRenderedPageBreak/>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913C15">
        <w:instrText xml:space="preserve"> ADDIN ZOTERO_ITEM CSL_CITATION {"citationID":"3B02thlB","properties":{"formattedCitation":"\\super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913C15" w:rsidRPr="00913C15">
        <w:rPr>
          <w:szCs w:val="24"/>
          <w:vertAlign w:val="superscript"/>
        </w:rPr>
        <w:t>7</w:t>
      </w:r>
      <w:r w:rsidR="002648EA">
        <w:fldChar w:fldCharType="end"/>
      </w:r>
      <w:r>
        <w:t xml:space="preserve"> Finally, an ensemble approach utilizing both DBSCAN and other clustering techniques could be investigated for improved performance.</w:t>
      </w:r>
      <w:r w:rsidR="002648EA">
        <w:fldChar w:fldCharType="begin"/>
      </w:r>
      <w:r w:rsidR="00913C15">
        <w:instrText xml:space="preserve"> ADDIN ZOTERO_ITEM CSL_CITATION {"citationID":"W6xLHM7g","properties":{"formattedCitation":"\\super 5,9\\nosupersub{}","plainCitation":"5,9","noteIndex":0},"citationItems":[{"id":57,"uris":["http://zotero.org/users/4282478/items/3NNRDJPS"],"itemData":{"id":57,"type":"article-journal","abstract":"&lt;p&gt;&lt;strong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913C15" w:rsidRPr="00913C15">
        <w:rPr>
          <w:szCs w:val="24"/>
          <w:vertAlign w:val="superscript"/>
        </w:rPr>
        <w:t>5,9</w:t>
      </w:r>
      <w:r w:rsidR="002648EA">
        <w:fldChar w:fldCharType="end"/>
      </w:r>
    </w:p>
    <w:p w14:paraId="3F8EAE8C" w14:textId="77777777" w:rsidR="00DD6DBB" w:rsidRDefault="00C10EE0" w:rsidP="000B5610">
      <w:pPr>
        <w:pStyle w:val="TESupportingInformation"/>
        <w:spacing w:after="240"/>
        <w:ind w:firstLine="0"/>
        <w:jc w:val="left"/>
      </w:pPr>
      <w:r>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t>Corresponding Author</w:t>
      </w:r>
    </w:p>
    <w:p w14:paraId="690FAD71" w14:textId="77777777" w:rsidR="00F47700" w:rsidRDefault="00F47700" w:rsidP="00F47700">
      <w:pPr>
        <w:pStyle w:val="FACorrespondingAuthorFootnote"/>
      </w:pPr>
      <w:r>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lastRenderedPageBreak/>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55E5D3E9" w:rsidR="00F47700" w:rsidRDefault="00F47700" w:rsidP="00F47700">
      <w:pPr>
        <w:pStyle w:val="TAMainText"/>
        <w:ind w:firstLine="0"/>
      </w:pPr>
      <w:r>
        <w:t>The following R packages were used in the analysis and visualization of results: tidyverse,</w:t>
      </w:r>
      <w:r>
        <w:fldChar w:fldCharType="begin"/>
      </w:r>
      <w:r w:rsidR="00C54D18">
        <w:instrText xml:space="preserve"> ADDIN ZOTERO_ITEM CSL_CITATION {"citationID":"YjH92MDz","properties":{"formattedCitation":"\\super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C54D18" w:rsidRPr="00C54D18">
        <w:rPr>
          <w:szCs w:val="24"/>
          <w:vertAlign w:val="superscript"/>
        </w:rPr>
        <w:t>14</w:t>
      </w:r>
      <w:r>
        <w:fldChar w:fldCharType="end"/>
      </w:r>
      <w:r>
        <w:t xml:space="preserve"> ggpubr,</w:t>
      </w:r>
      <w:r>
        <w:fldChar w:fldCharType="begin"/>
      </w:r>
      <w:r w:rsidR="00B10F9E">
        <w:instrText xml:space="preserve"> ADDIN ZOTERO_ITEM CSL_CITATION {"citationID":"tO5wQL9p","properties":{"formattedCitation":"\\super 26\\nosupersub{}","plainCitation":"26","noteIndex":0},"citationItems":[{"id":28,"uris":["http://zotero.org/users/4282478/items/CS7AK6CQ"],"itemData":{"id":28,"type":"software","abstract":"The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B10F9E" w:rsidRPr="00B10F9E">
        <w:rPr>
          <w:szCs w:val="24"/>
          <w:vertAlign w:val="superscript"/>
        </w:rPr>
        <w:t>26</w:t>
      </w:r>
      <w:r>
        <w:fldChar w:fldCharType="end"/>
      </w:r>
      <w:r>
        <w:t xml:space="preserve"> caret,</w:t>
      </w:r>
      <w:r>
        <w:fldChar w:fldCharType="begin"/>
      </w:r>
      <w:r w:rsidR="00B10F9E">
        <w:instrText xml:space="preserve"> ADDIN ZOTERO_ITEM CSL_CITATION {"citationID":"aKrKHoK1","properties":{"formattedCitation":"\\super 27\\nosupersub{}","plainCitation":"27","noteIndex":0},"citationItems":[{"id":33,"uris":["http://zotero.org/users/4282478/items/AAF4W4BV"],"itemData":{"id":33,"type":"book","abstract":"Documentation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B10F9E" w:rsidRPr="00B10F9E">
        <w:rPr>
          <w:szCs w:val="24"/>
          <w:vertAlign w:val="superscript"/>
        </w:rPr>
        <w:t>27</w:t>
      </w:r>
      <w:r>
        <w:fldChar w:fldCharType="end"/>
      </w:r>
      <w:r>
        <w:t xml:space="preserve"> dbscan,</w:t>
      </w:r>
      <w:r>
        <w:fldChar w:fldCharType="begin"/>
      </w:r>
      <w:r w:rsidR="00C54D18">
        <w:instrText xml:space="preserve"> ADDIN ZOTERO_ITEM CSL_CITATION {"citationID":"jkH33hur","properties":{"formattedCitation":"\\super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C54D18" w:rsidRPr="00C54D18">
        <w:rPr>
          <w:szCs w:val="24"/>
          <w:vertAlign w:val="superscript"/>
        </w:rPr>
        <w:t>11</w:t>
      </w:r>
      <w:r>
        <w:fldChar w:fldCharType="end"/>
      </w:r>
      <w:r>
        <w:t xml:space="preserve"> leaflet,</w:t>
      </w:r>
      <w:r>
        <w:fldChar w:fldCharType="begin"/>
      </w:r>
      <w:r w:rsidR="00B10F9E">
        <w:instrText xml:space="preserve"> ADDIN ZOTERO_ITEM CSL_CITATION {"citationID":"WDG6dGnl","properties":{"formattedCitation":"\\super 28\\nosupersub{}","plainCitation":"28","noteIndex":0},"citationItems":[{"id":31,"uris":["http://zotero.org/users/4282478/items/UKGI2LDR"],"itemData":{"id":31,"type":"webpage","title":"Leaflet for R - Introduction","URL":"https://rstudio.github.io/leaflet/","accessed":{"date-parts":[["2022",3,31]]}}}],"schema":"https://github.com/citation-style-language/schema/raw/master/csl-citation.json"} </w:instrText>
      </w:r>
      <w:r>
        <w:fldChar w:fldCharType="separate"/>
      </w:r>
      <w:r w:rsidR="00B10F9E" w:rsidRPr="00B10F9E">
        <w:rPr>
          <w:szCs w:val="24"/>
          <w:vertAlign w:val="superscript"/>
        </w:rPr>
        <w:t>28</w:t>
      </w:r>
      <w:r>
        <w:fldChar w:fldCharType="end"/>
      </w:r>
      <w:r>
        <w:t xml:space="preserve"> leafem,</w:t>
      </w:r>
      <w:r>
        <w:fldChar w:fldCharType="begin"/>
      </w:r>
      <w:r w:rsidR="00B10F9E">
        <w:instrText xml:space="preserve"> ADDIN ZOTERO_ITEM CSL_CITATION {"citationID":"fQ6PzGzR","properties":{"formattedCitation":"\\super 29\\nosupersub{}","plainCitation":"29","noteIndex":0},"citationItems":[{"id":30,"uris":["http://zotero.org/users/4282478/items/WEYF7NH5"],"itemData":{"id":30,"type":"software","abstract":"Provides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map.","license":"MIT + file LICENSE","source":"R-Packages","title":"leafem: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B10F9E" w:rsidRPr="00B10F9E">
        <w:rPr>
          <w:szCs w:val="24"/>
          <w:vertAlign w:val="superscript"/>
        </w:rPr>
        <w:t>29</w:t>
      </w:r>
      <w:r>
        <w:fldChar w:fldCharType="end"/>
      </w:r>
      <w:r>
        <w:t xml:space="preserve"> sf,</w:t>
      </w:r>
      <w:r>
        <w:fldChar w:fldCharType="begin"/>
      </w:r>
      <w:r w:rsidR="00C54D18">
        <w:instrText xml:space="preserve"> ADDIN ZOTERO_ITEM CSL_CITATION {"citationID":"Y1MjPo4u","properties":{"formattedCitation":"\\super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C54D18" w:rsidRPr="00C54D18">
        <w:rPr>
          <w:szCs w:val="24"/>
          <w:vertAlign w:val="superscript"/>
        </w:rPr>
        <w:t>16</w:t>
      </w:r>
      <w:r>
        <w:fldChar w:fldCharType="end"/>
      </w:r>
      <w:r>
        <w:t xml:space="preserve"> mapview,</w:t>
      </w:r>
      <w:r>
        <w:fldChar w:fldCharType="begin"/>
      </w:r>
      <w:r w:rsidR="00B10F9E">
        <w:instrText xml:space="preserve"> ADDIN ZOTERO_ITEM CSL_CITATION {"citationID":"YR8Hyu31","properties":{"formattedCitation":"\\super 30\\nosupersub{}","plainCitation":"30","noteIndex":0},"citationItems":[{"id":27,"uris":["http://zotero.org/users/4282478/items/67ELYV3F"],"itemData":{"id":27,"type":"webpage","abstract":"Quickly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B10F9E" w:rsidRPr="00B10F9E">
        <w:rPr>
          <w:szCs w:val="24"/>
          <w:vertAlign w:val="superscript"/>
        </w:rPr>
        <w:t>30</w:t>
      </w:r>
      <w:r>
        <w:fldChar w:fldCharType="end"/>
      </w:r>
      <w:r>
        <w:t xml:space="preserve"> scattermore,</w:t>
      </w:r>
      <w:r>
        <w:fldChar w:fldCharType="begin"/>
      </w:r>
      <w:r w:rsidR="00C54D18">
        <w:instrText xml:space="preserve"> ADDIN ZOTERO_ITEM CSL_CITATION {"citationID":"WehBrmhZ","properties":{"formattedCitation":"\\super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C54D18" w:rsidRPr="00C54D18">
        <w:rPr>
          <w:szCs w:val="24"/>
          <w:vertAlign w:val="superscript"/>
        </w:rPr>
        <w:t>13</w:t>
      </w:r>
      <w:r>
        <w:fldChar w:fldCharType="end"/>
      </w:r>
      <w:r>
        <w:t xml:space="preserve"> base,</w:t>
      </w:r>
      <w:r>
        <w:fldChar w:fldCharType="begin"/>
      </w:r>
      <w:r w:rsidR="00C54D18">
        <w:instrText xml:space="preserve"> ADDIN ZOTERO_ITEM CSL_CITATION {"citationID":"DQYjHfy3","properties":{"formattedCitation":"\\super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fldChar w:fldCharType="separate"/>
      </w:r>
      <w:r w:rsidR="00C54D18" w:rsidRPr="00C54D18">
        <w:rPr>
          <w:szCs w:val="24"/>
          <w:vertAlign w:val="superscript"/>
        </w:rPr>
        <w:t>12</w:t>
      </w:r>
      <w:r>
        <w:fldChar w:fldCharType="end"/>
      </w:r>
      <w:r>
        <w:t xml:space="preserve"> and data.table.</w:t>
      </w:r>
      <w:r>
        <w:fldChar w:fldCharType="begin"/>
      </w:r>
      <w:r w:rsidR="00B10F9E">
        <w:instrText xml:space="preserve"> ADDIN ZOTERO_ITEM CSL_CITATION {"citationID":"LhociDO1","properties":{"formattedCitation":"\\super 31\\nosupersub{}","plainCitation":"31","noteIndex":0},"citationItems":[{"id":26,"uris":["http://zotero.org/users/4282478/items/L7QKTDQE"],"itemData":{"id":26,"type":"software","abstract":"Fast aggregation of large data (e.g. 100GB in RAM), fast ordered joins, fast add/modify/delete of columns by group using no copies at all, list columns, friendly and fast character-separated-value read/write. Offers a natural and flexible syntax, for faster development.","license":"MPL-2.0 | file LICENSE","source":"R-Packages","title":"data.table: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B10F9E" w:rsidRPr="00B10F9E">
        <w:rPr>
          <w:szCs w:val="24"/>
          <w:vertAlign w:val="superscript"/>
        </w:rPr>
        <w:t>31</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w:t>
      </w:r>
      <w:proofErr w:type="spellStart"/>
      <w:r>
        <w:t>Zenodo</w:t>
      </w:r>
      <w:proofErr w:type="spellEnd"/>
      <w:r>
        <w:t xml:space="preserve"> repository: </w:t>
      </w:r>
      <w:hyperlink r:id="rId18"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9"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000000" w:rsidP="00F47700">
      <w:pPr>
        <w:pStyle w:val="TAMainText"/>
        <w:ind w:firstLine="0"/>
      </w:pPr>
      <w:hyperlink r:id="rId20" w:history="1">
        <w:r w:rsidR="00F47700"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6D8BFFAD" w14:textId="77777777" w:rsidR="00B10F9E" w:rsidRPr="00B10F9E" w:rsidRDefault="00940290" w:rsidP="00B10F9E">
      <w:pPr>
        <w:pStyle w:val="Bibliography"/>
      </w:pPr>
      <w:r>
        <w:fldChar w:fldCharType="begin"/>
      </w:r>
      <w:r>
        <w:instrText xml:space="preserve"> ADDIN ZOTERO_BIBL {"uncited":[],"omitted":[],"custom":[]} CSL_BIBLIOGRAPHY </w:instrText>
      </w:r>
      <w:r>
        <w:fldChar w:fldCharType="separate"/>
      </w:r>
      <w:r w:rsidR="00B10F9E" w:rsidRPr="00B10F9E">
        <w:t>(1)</w:t>
      </w:r>
      <w:r w:rsidR="00B10F9E" w:rsidRPr="00B10F9E">
        <w:tab/>
        <w:t xml:space="preserve">Larson, T.; Gould, T.; Riley, E. A.; Austin, E.; Fintzi, J.; Sheppard, L.; Yost, M.; Simpson, C. Ambient Air Quality Measurements from a Continuously Moving Mobile Platform: Estimation of Area-Wide, Fuel-Based, Mobile Source Emission Factors Using Absolute </w:t>
      </w:r>
      <w:r w:rsidR="00B10F9E" w:rsidRPr="00B10F9E">
        <w:lastRenderedPageBreak/>
        <w:t xml:space="preserve">Principal Component Scores. </w:t>
      </w:r>
      <w:r w:rsidR="00B10F9E" w:rsidRPr="00B10F9E">
        <w:rPr>
          <w:i/>
          <w:iCs/>
        </w:rPr>
        <w:t>Atmos. Environ.</w:t>
      </w:r>
      <w:r w:rsidR="00B10F9E" w:rsidRPr="00B10F9E">
        <w:t xml:space="preserve"> </w:t>
      </w:r>
      <w:r w:rsidR="00B10F9E" w:rsidRPr="00B10F9E">
        <w:rPr>
          <w:b/>
          <w:bCs/>
        </w:rPr>
        <w:t>2017</w:t>
      </w:r>
      <w:r w:rsidR="00B10F9E" w:rsidRPr="00B10F9E">
        <w:t xml:space="preserve">, </w:t>
      </w:r>
      <w:r w:rsidR="00B10F9E" w:rsidRPr="00B10F9E">
        <w:rPr>
          <w:i/>
          <w:iCs/>
        </w:rPr>
        <w:t>152</w:t>
      </w:r>
      <w:r w:rsidR="00B10F9E" w:rsidRPr="00B10F9E">
        <w:t>, 201–211. https://doi.org/10.1016/j.atmosenv.2016.12.037.</w:t>
      </w:r>
    </w:p>
    <w:p w14:paraId="2EDC9393" w14:textId="77777777" w:rsidR="00B10F9E" w:rsidRPr="00B10F9E" w:rsidRDefault="00B10F9E" w:rsidP="00B10F9E">
      <w:pPr>
        <w:pStyle w:val="Bibliography"/>
      </w:pPr>
      <w:r w:rsidRPr="00B10F9E">
        <w:t>(2)</w:t>
      </w:r>
      <w:r w:rsidRPr="00B10F9E">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(21), 12563–12572. https://doi.org/10.1021/acs.est.8b03395.</w:t>
      </w:r>
    </w:p>
    <w:p w14:paraId="5F162E77" w14:textId="77777777" w:rsidR="00B10F9E" w:rsidRPr="00B10F9E" w:rsidRDefault="00B10F9E" w:rsidP="00B10F9E">
      <w:pPr>
        <w:pStyle w:val="Bibliography"/>
      </w:pPr>
      <w:r w:rsidRPr="00B10F9E">
        <w:t>(3)</w:t>
      </w:r>
      <w:r w:rsidRPr="00B10F9E">
        <w:tab/>
        <w:t xml:space="preserve">Qi, M.; Hankey, S. Using Street View Imagery to Predict Street-Level Particulate Air Pollution. </w:t>
      </w:r>
      <w:r w:rsidRPr="00B10F9E">
        <w:rPr>
          <w:i/>
          <w:iCs/>
        </w:rPr>
        <w:t>Environ. Sci. Technol.</w:t>
      </w:r>
      <w:r w:rsidRPr="00B10F9E">
        <w:t xml:space="preserve"> </w:t>
      </w:r>
      <w:r w:rsidRPr="00B10F9E">
        <w:rPr>
          <w:b/>
          <w:bCs/>
        </w:rPr>
        <w:t>2021</w:t>
      </w:r>
      <w:r w:rsidRPr="00B10F9E">
        <w:t xml:space="preserve">, </w:t>
      </w:r>
      <w:r w:rsidRPr="00B10F9E">
        <w:rPr>
          <w:i/>
          <w:iCs/>
        </w:rPr>
        <w:t>55</w:t>
      </w:r>
      <w:r w:rsidRPr="00B10F9E">
        <w:t xml:space="preserve"> (4), 2695–2704. https://doi.org/10.1021/acs.est.0c05572.</w:t>
      </w:r>
    </w:p>
    <w:p w14:paraId="710170AE" w14:textId="77777777" w:rsidR="00B10F9E" w:rsidRPr="00B10F9E" w:rsidRDefault="00B10F9E" w:rsidP="00B10F9E">
      <w:pPr>
        <w:pStyle w:val="Bibliography"/>
      </w:pPr>
      <w:r w:rsidRPr="00B10F9E">
        <w:t>(4)</w:t>
      </w:r>
      <w:r w:rsidRPr="00B10F9E">
        <w:tab/>
        <w:t xml:space="preserve">Hagler, G. S. W.; Lin, M.-Y.; Khlystov, A.; Baldauf, R. W.; Isakov, V.; Faircloth, J.; Jackson, L. E. Field Investigation of Roadside Vegetative and Structural Barrier Impact on Near-Road Ultrafine Particle Concentrations under a Variety of Wind Conditions. </w:t>
      </w:r>
      <w:r w:rsidRPr="00B10F9E">
        <w:rPr>
          <w:i/>
          <w:iCs/>
        </w:rPr>
        <w:t>Sci. Total Environ.</w:t>
      </w:r>
      <w:r w:rsidRPr="00B10F9E">
        <w:t xml:space="preserve"> </w:t>
      </w:r>
      <w:r w:rsidRPr="00B10F9E">
        <w:rPr>
          <w:b/>
          <w:bCs/>
        </w:rPr>
        <w:t>2012</w:t>
      </w:r>
      <w:r w:rsidRPr="00B10F9E">
        <w:t xml:space="preserve">, </w:t>
      </w:r>
      <w:r w:rsidRPr="00B10F9E">
        <w:rPr>
          <w:i/>
          <w:iCs/>
        </w:rPr>
        <w:t>419</w:t>
      </w:r>
      <w:r w:rsidRPr="00B10F9E">
        <w:t>, 7–15. https://doi.org/10.1016/j.scitotenv.2011.12.002.</w:t>
      </w:r>
    </w:p>
    <w:p w14:paraId="5F4CC12A" w14:textId="77777777" w:rsidR="00B10F9E" w:rsidRPr="00B10F9E" w:rsidRDefault="00B10F9E" w:rsidP="00B10F9E">
      <w:pPr>
        <w:pStyle w:val="Bibliography"/>
      </w:pPr>
      <w:r w:rsidRPr="00B10F9E">
        <w:t>(5)</w:t>
      </w:r>
      <w:r w:rsidRPr="00B10F9E">
        <w:tab/>
        <w:t xml:space="preserve">Drewnick, F.; Böttger, T.; von der Weiden-Reinmüller, S.-L.; Zorn, S. R.; Klimach, T.; Schneider, J.; Borrmann, S. Design of a Mobile Aerosol Research Laboratory and Data Processing Tools for Effective Stationary and Mobile Field Measurements. </w:t>
      </w:r>
      <w:r w:rsidRPr="00B10F9E">
        <w:rPr>
          <w:i/>
          <w:iCs/>
        </w:rPr>
        <w:t>Atmospheric Meas. Tech.</w:t>
      </w:r>
      <w:r w:rsidRPr="00B10F9E">
        <w:t xml:space="preserve"> </w:t>
      </w:r>
      <w:r w:rsidRPr="00B10F9E">
        <w:rPr>
          <w:b/>
          <w:bCs/>
        </w:rPr>
        <w:t>2012</w:t>
      </w:r>
      <w:r w:rsidRPr="00B10F9E">
        <w:t xml:space="preserve">, </w:t>
      </w:r>
      <w:r w:rsidRPr="00B10F9E">
        <w:rPr>
          <w:i/>
          <w:iCs/>
        </w:rPr>
        <w:t>5</w:t>
      </w:r>
      <w:r w:rsidRPr="00B10F9E">
        <w:t xml:space="preserve"> (6), 1443–1457. https://doi.org/10.5194/amt-5-1443-2012.</w:t>
      </w:r>
    </w:p>
    <w:p w14:paraId="1E9B4F23" w14:textId="77777777" w:rsidR="00B10F9E" w:rsidRPr="00B10F9E" w:rsidRDefault="00B10F9E" w:rsidP="00B10F9E">
      <w:pPr>
        <w:pStyle w:val="Bibliography"/>
      </w:pPr>
      <w:r w:rsidRPr="00B10F9E">
        <w:t>(6)</w:t>
      </w:r>
      <w:r w:rsidRPr="00B10F9E">
        <w:tab/>
        <w:t>Ester, M.; Kriegel, H.-P.; Xu, X. A Density-Based Algorithm for Discovering Clusters in Large Spatial Databases with Noise. 6.</w:t>
      </w:r>
    </w:p>
    <w:p w14:paraId="4737B440" w14:textId="77777777" w:rsidR="00B10F9E" w:rsidRPr="00B10F9E" w:rsidRDefault="00B10F9E" w:rsidP="00B10F9E">
      <w:pPr>
        <w:pStyle w:val="Bibliography"/>
      </w:pPr>
      <w:r w:rsidRPr="00B10F9E">
        <w:t>(7)</w:t>
      </w:r>
      <w:r w:rsidRPr="00B10F9E">
        <w:tab/>
        <w:t xml:space="preserve">Tan, P.-N.; Steinbach, M.; Karpatne, A.; Kumar, V. </w:t>
      </w:r>
      <w:r w:rsidRPr="00B10F9E">
        <w:rPr>
          <w:i/>
          <w:iCs/>
        </w:rPr>
        <w:t>Introduction to Data Mining</w:t>
      </w:r>
      <w:r w:rsidRPr="00B10F9E">
        <w:t>; Pearson, 2019.</w:t>
      </w:r>
    </w:p>
    <w:p w14:paraId="3F0AE07A" w14:textId="77777777" w:rsidR="00B10F9E" w:rsidRPr="00B10F9E" w:rsidRDefault="00B10F9E" w:rsidP="00B10F9E">
      <w:pPr>
        <w:pStyle w:val="Bibliography"/>
      </w:pPr>
      <w:r w:rsidRPr="00B10F9E">
        <w:t>(8)</w:t>
      </w:r>
      <w:r w:rsidRPr="00B10F9E">
        <w:tab/>
        <w:t xml:space="preserve">Miller, D. J.; Actkinson, B.; Padilla, L.; Griffin, R. J.; Moore, K.; Lewis, P. G. T.; Gardner-Frolick, R.; Craft, E.; Portier, C. J.; Hamburg, S. P.; Alvarez, R. A. Characterizing Elevated Urban Air Pollutant Spatial Patterns with Mobile Monitoring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(4), 2133–2142. https://doi.org/10.1021/acs.est.9b05523.</w:t>
      </w:r>
    </w:p>
    <w:p w14:paraId="1F52915F" w14:textId="77777777" w:rsidR="00B10F9E" w:rsidRPr="00B10F9E" w:rsidRDefault="00B10F9E" w:rsidP="00B10F9E">
      <w:pPr>
        <w:pStyle w:val="Bibliography"/>
      </w:pPr>
      <w:r w:rsidRPr="00B10F9E">
        <w:t>(9)</w:t>
      </w:r>
      <w:r w:rsidRPr="00B10F9E">
        <w:tab/>
        <w:t xml:space="preserve">Actkinson, B.; Ensor, K.; Griffin, R. J. SIBaR: A New Method for Background Quantification and Removal from Mobile Air Pollution Measurements. </w:t>
      </w:r>
      <w:r w:rsidRPr="00B10F9E">
        <w:rPr>
          <w:i/>
          <w:iCs/>
        </w:rPr>
        <w:t>Atmospheric Meas. Tech.</w:t>
      </w:r>
      <w:r w:rsidRPr="00B10F9E">
        <w:t xml:space="preserve"> </w:t>
      </w:r>
      <w:r w:rsidRPr="00B10F9E">
        <w:rPr>
          <w:b/>
          <w:bCs/>
        </w:rPr>
        <w:t>2021</w:t>
      </w:r>
      <w:r w:rsidRPr="00B10F9E">
        <w:t xml:space="preserve">, </w:t>
      </w:r>
      <w:r w:rsidRPr="00B10F9E">
        <w:rPr>
          <w:i/>
          <w:iCs/>
        </w:rPr>
        <w:t>14</w:t>
      </w:r>
      <w:r w:rsidRPr="00B10F9E">
        <w:t xml:space="preserve"> (8), 5809–5821. https://doi.org/10.5194/amt-14-5809-2021.</w:t>
      </w:r>
    </w:p>
    <w:p w14:paraId="3D9FB650" w14:textId="77777777" w:rsidR="00B10F9E" w:rsidRPr="00B10F9E" w:rsidRDefault="00B10F9E" w:rsidP="00B10F9E">
      <w:pPr>
        <w:pStyle w:val="Bibliography"/>
      </w:pPr>
      <w:r w:rsidRPr="00B10F9E">
        <w:t>(10)</w:t>
      </w:r>
      <w:r w:rsidRPr="00B10F9E">
        <w:tab/>
      </w:r>
      <w:r w:rsidRPr="00B10F9E">
        <w:rPr>
          <w:i/>
          <w:iCs/>
        </w:rPr>
        <w:t>TIGER/Line Shapefile, 2018, county, Harris County, TX, All Roads County-based Shapefile - Data.gov</w:t>
      </w:r>
      <w:r w:rsidRPr="00B10F9E">
        <w:t>. https://catalog.data.gov/dataset/tiger-line-shapefile-2018-county-harris-county-tx-all-roads-county-based-shapefile (accessed 2020-12-14).</w:t>
      </w:r>
    </w:p>
    <w:p w14:paraId="3321FBDF" w14:textId="77777777" w:rsidR="00B10F9E" w:rsidRPr="00B10F9E" w:rsidRDefault="00B10F9E" w:rsidP="00B10F9E">
      <w:pPr>
        <w:pStyle w:val="Bibliography"/>
      </w:pPr>
      <w:r w:rsidRPr="00B10F9E">
        <w:t>(11)</w:t>
      </w:r>
      <w:r w:rsidRPr="00B10F9E">
        <w:tab/>
        <w:t xml:space="preserve">Hahsler, M.; Piekenbrock, M.; Doran, D. Dbscan: Fast Density-Based Clustering with R. </w:t>
      </w:r>
      <w:r w:rsidRPr="00B10F9E">
        <w:rPr>
          <w:i/>
          <w:iCs/>
        </w:rPr>
        <w:t>J. Stat. Softw.</w:t>
      </w:r>
      <w:r w:rsidRPr="00B10F9E">
        <w:t xml:space="preserve"> </w:t>
      </w:r>
      <w:r w:rsidRPr="00B10F9E">
        <w:rPr>
          <w:b/>
          <w:bCs/>
        </w:rPr>
        <w:t>2019</w:t>
      </w:r>
      <w:r w:rsidRPr="00B10F9E">
        <w:t xml:space="preserve">, </w:t>
      </w:r>
      <w:r w:rsidRPr="00B10F9E">
        <w:rPr>
          <w:i/>
          <w:iCs/>
        </w:rPr>
        <w:t>91</w:t>
      </w:r>
      <w:r w:rsidRPr="00B10F9E">
        <w:t>, 1–30. https://doi.org/10.18637/jss.v091.i01.</w:t>
      </w:r>
    </w:p>
    <w:p w14:paraId="39C86790" w14:textId="77777777" w:rsidR="00B10F9E" w:rsidRPr="00B10F9E" w:rsidRDefault="00B10F9E" w:rsidP="00B10F9E">
      <w:pPr>
        <w:pStyle w:val="Bibliography"/>
      </w:pPr>
      <w:r w:rsidRPr="00B10F9E">
        <w:t>(12)</w:t>
      </w:r>
      <w:r w:rsidRPr="00B10F9E">
        <w:tab/>
      </w:r>
      <w:r w:rsidRPr="00B10F9E">
        <w:rPr>
          <w:i/>
          <w:iCs/>
        </w:rPr>
        <w:t>R: The R Project for Statistical Computing</w:t>
      </w:r>
      <w:r w:rsidRPr="00B10F9E">
        <w:t>. https://www.r-project.org/ (accessed 2021-06-22).</w:t>
      </w:r>
    </w:p>
    <w:p w14:paraId="5839D913" w14:textId="77777777" w:rsidR="00B10F9E" w:rsidRPr="00B10F9E" w:rsidRDefault="00B10F9E" w:rsidP="00B10F9E">
      <w:pPr>
        <w:pStyle w:val="Bibliography"/>
      </w:pPr>
      <w:r w:rsidRPr="00B10F9E">
        <w:t>(13)</w:t>
      </w:r>
      <w:r w:rsidRPr="00B10F9E">
        <w:tab/>
        <w:t>Kratochvil, M. Scattermore: Scatterplots with More Points, 2022.</w:t>
      </w:r>
    </w:p>
    <w:p w14:paraId="3E499EF8" w14:textId="77777777" w:rsidR="00B10F9E" w:rsidRPr="00B10F9E" w:rsidRDefault="00B10F9E" w:rsidP="00B10F9E">
      <w:pPr>
        <w:pStyle w:val="Bibliography"/>
      </w:pPr>
      <w:r w:rsidRPr="00B10F9E">
        <w:t>(14)</w:t>
      </w:r>
      <w:r w:rsidRPr="00B10F9E">
        <w:tab/>
      </w:r>
      <w:r w:rsidRPr="00B10F9E">
        <w:rPr>
          <w:i/>
          <w:iCs/>
        </w:rPr>
        <w:t>Tidyverse</w:t>
      </w:r>
      <w:r w:rsidRPr="00B10F9E">
        <w:t>. https://www.tidyverse.org/ (accessed 2022-03-31).</w:t>
      </w:r>
    </w:p>
    <w:p w14:paraId="29646D9B" w14:textId="77777777" w:rsidR="00B10F9E" w:rsidRPr="00B10F9E" w:rsidRDefault="00B10F9E" w:rsidP="00B10F9E">
      <w:pPr>
        <w:pStyle w:val="Bibliography"/>
      </w:pPr>
      <w:r w:rsidRPr="00B10F9E">
        <w:t>(15)</w:t>
      </w:r>
      <w:r w:rsidRPr="00B10F9E">
        <w:tab/>
        <w:t>Revelle, W. Psych: Procedures for Psychological, Psychometric, and Personality Research, 2022.</w:t>
      </w:r>
    </w:p>
    <w:p w14:paraId="0CCDA12A" w14:textId="77777777" w:rsidR="00B10F9E" w:rsidRPr="00B10F9E" w:rsidRDefault="00B10F9E" w:rsidP="00B10F9E">
      <w:pPr>
        <w:pStyle w:val="Bibliography"/>
      </w:pPr>
      <w:r w:rsidRPr="00B10F9E">
        <w:t>(16)</w:t>
      </w:r>
      <w:r w:rsidRPr="00B10F9E">
        <w:tab/>
        <w:t>Pebesma, E.; Bivand, R.; Racine, E.; Sumner, M.; Cook, I.; Keitt, T.; Lovelace, R.; Wickham, H.; Ooms, J.; Müller, K.; Pedersen, T. L.; Baston, D.; Dunnington, D. Sf: Simple Features for R, 2022.</w:t>
      </w:r>
    </w:p>
    <w:p w14:paraId="47AC712B" w14:textId="77777777" w:rsidR="00B10F9E" w:rsidRPr="00B10F9E" w:rsidRDefault="00B10F9E" w:rsidP="00B10F9E">
      <w:pPr>
        <w:pStyle w:val="Bibliography"/>
      </w:pPr>
      <w:r w:rsidRPr="00B10F9E">
        <w:t>(17)</w:t>
      </w:r>
      <w:r w:rsidRPr="00B10F9E">
        <w:tab/>
      </w:r>
      <w:r w:rsidRPr="00B10F9E">
        <w:rPr>
          <w:i/>
          <w:iCs/>
        </w:rPr>
        <w:t>Roadway Inventory</w:t>
      </w:r>
      <w:r w:rsidRPr="00B10F9E">
        <w:t>. https://www.txdot.gov/inside-txdot/division/transportation-planning/roadway-inventory.html (accessed 2022-03-04).</w:t>
      </w:r>
    </w:p>
    <w:p w14:paraId="3D7E5F34" w14:textId="77777777" w:rsidR="00B10F9E" w:rsidRPr="00B10F9E" w:rsidRDefault="00B10F9E" w:rsidP="00B10F9E">
      <w:pPr>
        <w:pStyle w:val="Bibliography"/>
      </w:pPr>
      <w:r w:rsidRPr="00B10F9E">
        <w:lastRenderedPageBreak/>
        <w:t>(18)</w:t>
      </w:r>
      <w:r w:rsidRPr="00B10F9E">
        <w:tab/>
        <w:t xml:space="preserve">Park, S. S.; Kozawa, K.; Fruin, S.; Mara, S.; Hsu, Y.-K.; Jakober, C.; Winer, A.; Herner, J. Emission Factors for High-Emitting Vehicles Based on On-Road Measurements of Individual Vehicle Exhaust with a Mobile Measurement Platform. </w:t>
      </w:r>
      <w:r w:rsidRPr="00B10F9E">
        <w:rPr>
          <w:i/>
          <w:iCs/>
        </w:rPr>
        <w:t>J. Air Waste Manag. Assoc.</w:t>
      </w:r>
      <w:r w:rsidRPr="00B10F9E">
        <w:t xml:space="preserve"> </w:t>
      </w:r>
      <w:r w:rsidRPr="00B10F9E">
        <w:rPr>
          <w:b/>
          <w:bCs/>
        </w:rPr>
        <w:t>2011</w:t>
      </w:r>
      <w:r w:rsidRPr="00B10F9E">
        <w:t xml:space="preserve">, </w:t>
      </w:r>
      <w:r w:rsidRPr="00B10F9E">
        <w:rPr>
          <w:i/>
          <w:iCs/>
        </w:rPr>
        <w:t>61</w:t>
      </w:r>
      <w:r w:rsidRPr="00B10F9E">
        <w:t xml:space="preserve"> (10), 1046–1056. https://doi.org/10.1080/10473289.2011.595981.</w:t>
      </w:r>
    </w:p>
    <w:p w14:paraId="34172CE7" w14:textId="77777777" w:rsidR="00B10F9E" w:rsidRPr="00B10F9E" w:rsidRDefault="00B10F9E" w:rsidP="00B10F9E">
      <w:pPr>
        <w:pStyle w:val="Bibliography"/>
      </w:pPr>
      <w:r w:rsidRPr="00B10F9E">
        <w:t>(19)</w:t>
      </w:r>
      <w:r w:rsidRPr="00B10F9E">
        <w:tab/>
        <w:t xml:space="preserve">Dallmann, T. R.; DeMartini, S. J.; Kirchstetter, T. W.; Herndon, S. C.; Onasch, T. B.; Wood, E. C.; Harley, R. A. On-Road Measurement of Gas and Particle Phase Pollutant Emission Factors for Individual Heavy-Duty Diesel Trucks. </w:t>
      </w:r>
      <w:r w:rsidRPr="00B10F9E">
        <w:rPr>
          <w:i/>
          <w:iCs/>
        </w:rPr>
        <w:t>Environ. Sci. Technol.</w:t>
      </w:r>
      <w:r w:rsidRPr="00B10F9E">
        <w:t xml:space="preserve"> </w:t>
      </w:r>
      <w:r w:rsidRPr="00B10F9E">
        <w:rPr>
          <w:b/>
          <w:bCs/>
        </w:rPr>
        <w:t>2012</w:t>
      </w:r>
      <w:r w:rsidRPr="00B10F9E">
        <w:t xml:space="preserve">, </w:t>
      </w:r>
      <w:r w:rsidRPr="00B10F9E">
        <w:rPr>
          <w:i/>
          <w:iCs/>
        </w:rPr>
        <w:t>46</w:t>
      </w:r>
      <w:r w:rsidRPr="00B10F9E">
        <w:t xml:space="preserve"> (15), 8511–8518. https://doi.org/10.1021/es301936c.</w:t>
      </w:r>
    </w:p>
    <w:p w14:paraId="782259AE" w14:textId="77777777" w:rsidR="00B10F9E" w:rsidRPr="00B10F9E" w:rsidRDefault="00B10F9E" w:rsidP="00B10F9E">
      <w:pPr>
        <w:pStyle w:val="Bibliography"/>
      </w:pPr>
      <w:r w:rsidRPr="00B10F9E">
        <w:t>(20)</w:t>
      </w:r>
      <w:r w:rsidRPr="00B10F9E">
        <w:tab/>
        <w:t xml:space="preserve">Dallmann, T. R.; Kirchstetter, T. W.; DeMartini, S. J.; Harley, R. A. Quantifying On-Road Emissions from Gasoline-Powered Motor Vehicles: Accounting for the Presence of Medium- and Heavy-Duty Diesel Trucks. </w:t>
      </w:r>
      <w:r w:rsidRPr="00B10F9E">
        <w:rPr>
          <w:i/>
          <w:iCs/>
        </w:rPr>
        <w:t>Environ. Sci. Technol.</w:t>
      </w:r>
      <w:r w:rsidRPr="00B10F9E">
        <w:t xml:space="preserve"> </w:t>
      </w:r>
      <w:r w:rsidRPr="00B10F9E">
        <w:rPr>
          <w:b/>
          <w:bCs/>
        </w:rPr>
        <w:t>2013</w:t>
      </w:r>
      <w:r w:rsidRPr="00B10F9E">
        <w:t xml:space="preserve">, </w:t>
      </w:r>
      <w:r w:rsidRPr="00B10F9E">
        <w:rPr>
          <w:i/>
          <w:iCs/>
        </w:rPr>
        <w:t>47</w:t>
      </w:r>
      <w:r w:rsidRPr="00B10F9E">
        <w:t xml:space="preserve"> (23), 13873–13881. https://doi.org/10.1021/es402875u.</w:t>
      </w:r>
    </w:p>
    <w:p w14:paraId="58D75827" w14:textId="77777777" w:rsidR="00B10F9E" w:rsidRPr="00B10F9E" w:rsidRDefault="00B10F9E" w:rsidP="00B10F9E">
      <w:pPr>
        <w:pStyle w:val="Bibliography"/>
      </w:pPr>
      <w:r w:rsidRPr="00B10F9E">
        <w:t>(21)</w:t>
      </w:r>
      <w:r w:rsidRPr="00B10F9E">
        <w:tab/>
        <w:t xml:space="preserve">Preble, C. V.; Cados, T. E.; Harley, R. A.; Kirchstetter, T. W. In-Use Performance and Durability of Particle Filters on Heavy-Duty Diesel Trucks.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(20), 11913–11921. https://doi.org/10.1021/acs.est.8b02977.</w:t>
      </w:r>
    </w:p>
    <w:p w14:paraId="585DB864" w14:textId="77777777" w:rsidR="00B10F9E" w:rsidRPr="00B10F9E" w:rsidRDefault="00B10F9E" w:rsidP="00B10F9E">
      <w:pPr>
        <w:pStyle w:val="Bibliography"/>
      </w:pPr>
      <w:r w:rsidRPr="00B10F9E">
        <w:t>(22)</w:t>
      </w:r>
      <w:r w:rsidRPr="00B10F9E">
        <w:tab/>
        <w:t xml:space="preserve">Zhang, X.; Craft, E.; Zhang, K. Characterizing Spatial Variability of Air Pollution from Vehicle Traffic around the Houston Ship Channel Area. </w:t>
      </w:r>
      <w:r w:rsidRPr="00B10F9E">
        <w:rPr>
          <w:i/>
          <w:iCs/>
        </w:rPr>
        <w:t>Atmos. Environ.</w:t>
      </w:r>
      <w:r w:rsidRPr="00B10F9E">
        <w:t xml:space="preserve"> </w:t>
      </w:r>
      <w:r w:rsidRPr="00B10F9E">
        <w:rPr>
          <w:b/>
          <w:bCs/>
        </w:rPr>
        <w:t>2017</w:t>
      </w:r>
      <w:r w:rsidRPr="00B10F9E">
        <w:t xml:space="preserve">, </w:t>
      </w:r>
      <w:r w:rsidRPr="00B10F9E">
        <w:rPr>
          <w:i/>
          <w:iCs/>
        </w:rPr>
        <w:t>161</w:t>
      </w:r>
      <w:r w:rsidRPr="00B10F9E">
        <w:t>, 167–175. https://doi.org/10.1016/j.atmosenv.2017.04.032.</w:t>
      </w:r>
    </w:p>
    <w:p w14:paraId="1E77C792" w14:textId="77777777" w:rsidR="00B10F9E" w:rsidRPr="00B10F9E" w:rsidRDefault="00B10F9E" w:rsidP="00B10F9E">
      <w:pPr>
        <w:pStyle w:val="Bibliography"/>
      </w:pPr>
      <w:r w:rsidRPr="00B10F9E">
        <w:t>(23)</w:t>
      </w:r>
      <w:r w:rsidRPr="00B10F9E">
        <w:tab/>
        <w:t xml:space="preserve">Lu, X.; Wang, J.; Yan, Y.; Zhou, L.; Ma, W. Estimating Hourly PM2.5 Concentrations Using Himawari-8 AOD and a DBSCAN-Modified Deep Learning Model over the YRDUA, China. </w:t>
      </w:r>
      <w:r w:rsidRPr="00B10F9E">
        <w:rPr>
          <w:i/>
          <w:iCs/>
        </w:rPr>
        <w:t>Atmospheric Pollut. Res.</w:t>
      </w:r>
      <w:r w:rsidRPr="00B10F9E">
        <w:t xml:space="preserve"> </w:t>
      </w:r>
      <w:r w:rsidRPr="00B10F9E">
        <w:rPr>
          <w:b/>
          <w:bCs/>
        </w:rPr>
        <w:t>2021</w:t>
      </w:r>
      <w:r w:rsidRPr="00B10F9E">
        <w:t xml:space="preserve">, </w:t>
      </w:r>
      <w:r w:rsidRPr="00B10F9E">
        <w:rPr>
          <w:i/>
          <w:iCs/>
        </w:rPr>
        <w:t>12</w:t>
      </w:r>
      <w:r w:rsidRPr="00B10F9E">
        <w:t xml:space="preserve"> (2), 183–192. https://doi.org/10.1016/j.apr.2020.10.020.</w:t>
      </w:r>
    </w:p>
    <w:p w14:paraId="742FED73" w14:textId="77777777" w:rsidR="00B10F9E" w:rsidRPr="00B10F9E" w:rsidRDefault="00B10F9E" w:rsidP="00B10F9E">
      <w:pPr>
        <w:pStyle w:val="Bibliography"/>
      </w:pPr>
      <w:r w:rsidRPr="00B10F9E">
        <w:t>(24)</w:t>
      </w:r>
      <w:r w:rsidRPr="00B10F9E">
        <w:tab/>
        <w:t xml:space="preserve">Do, K.; Yu, H.; Velasquez, J.; Grell-Brisk, M.; Smith, H.; Ivey, C. E. A Data-Driven Approach for Characterizing Community Scale Air Pollution Exposure Disparities in Inland Southern California. </w:t>
      </w:r>
      <w:r w:rsidRPr="00B10F9E">
        <w:rPr>
          <w:i/>
          <w:iCs/>
        </w:rPr>
        <w:t>J. Aerosol Sci.</w:t>
      </w:r>
      <w:r w:rsidRPr="00B10F9E">
        <w:t xml:space="preserve"> </w:t>
      </w:r>
      <w:r w:rsidRPr="00B10F9E">
        <w:rPr>
          <w:b/>
          <w:bCs/>
        </w:rPr>
        <w:t>2021</w:t>
      </w:r>
      <w:r w:rsidRPr="00B10F9E">
        <w:t xml:space="preserve">, </w:t>
      </w:r>
      <w:r w:rsidRPr="00B10F9E">
        <w:rPr>
          <w:i/>
          <w:iCs/>
        </w:rPr>
        <w:t>152</w:t>
      </w:r>
      <w:r w:rsidRPr="00B10F9E">
        <w:t>, 105704. https://doi.org/10.1016/j.jaerosci.2020.105704.</w:t>
      </w:r>
    </w:p>
    <w:p w14:paraId="6DB54491" w14:textId="77777777" w:rsidR="00B10F9E" w:rsidRPr="00B10F9E" w:rsidRDefault="00B10F9E" w:rsidP="00B10F9E">
      <w:pPr>
        <w:pStyle w:val="Bibliography"/>
      </w:pPr>
      <w:r w:rsidRPr="00B10F9E">
        <w:t>(25)</w:t>
      </w:r>
      <w:r w:rsidRPr="00B10F9E">
        <w:tab/>
        <w:t xml:space="preserve">Demetillo, M. A. G.; Navarro, A.; Knowles, K. K.; Fields, K. P.; Geddes, J. A.; Nowlan, C. R.; Janz, S. J.; Judd, L. M.; Al-Saadi, J.; Sun, K.; McDonald, B. C.; Diskin, G. S.; Pusede, S. E. Observing Nitrogen Dioxide Air Pollution Inequality Using High-Spatial-Resolution Remote Sensing Measurements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(16), 9882–9895. https://doi.org/10.1021/acs.est.0c01864.</w:t>
      </w:r>
    </w:p>
    <w:p w14:paraId="5E146F2D" w14:textId="77777777" w:rsidR="00B10F9E" w:rsidRPr="00B10F9E" w:rsidRDefault="00B10F9E" w:rsidP="00B10F9E">
      <w:pPr>
        <w:pStyle w:val="Bibliography"/>
      </w:pPr>
      <w:r w:rsidRPr="00B10F9E">
        <w:t>(26)</w:t>
      </w:r>
      <w:r w:rsidRPr="00B10F9E">
        <w:tab/>
        <w:t>Kassambara, A. Ggpubr: “ggplot2” Based Publication Ready Plots, 2020.</w:t>
      </w:r>
    </w:p>
    <w:p w14:paraId="50F9FEF8" w14:textId="77777777" w:rsidR="00B10F9E" w:rsidRPr="00B10F9E" w:rsidRDefault="00B10F9E" w:rsidP="00B10F9E">
      <w:pPr>
        <w:pStyle w:val="Bibliography"/>
      </w:pPr>
      <w:r w:rsidRPr="00B10F9E">
        <w:t>(27)</w:t>
      </w:r>
      <w:r w:rsidRPr="00B10F9E">
        <w:tab/>
        <w:t xml:space="preserve">Kuhn, M. </w:t>
      </w:r>
      <w:r w:rsidRPr="00B10F9E">
        <w:rPr>
          <w:i/>
          <w:iCs/>
        </w:rPr>
        <w:t>The Caret Package</w:t>
      </w:r>
      <w:r w:rsidRPr="00B10F9E">
        <w:t>.</w:t>
      </w:r>
    </w:p>
    <w:p w14:paraId="21B73FF8" w14:textId="77777777" w:rsidR="00B10F9E" w:rsidRPr="00B10F9E" w:rsidRDefault="00B10F9E" w:rsidP="00B10F9E">
      <w:pPr>
        <w:pStyle w:val="Bibliography"/>
      </w:pPr>
      <w:r w:rsidRPr="00B10F9E">
        <w:t>(28)</w:t>
      </w:r>
      <w:r w:rsidRPr="00B10F9E">
        <w:tab/>
      </w:r>
      <w:r w:rsidRPr="00B10F9E">
        <w:rPr>
          <w:i/>
          <w:iCs/>
        </w:rPr>
        <w:t>Leaflet for R - Introduction</w:t>
      </w:r>
      <w:r w:rsidRPr="00B10F9E">
        <w:t>. https://rstudio.github.io/leaflet/ (accessed 2022-03-31).</w:t>
      </w:r>
    </w:p>
    <w:p w14:paraId="0E1DD8B3" w14:textId="77777777" w:rsidR="00B10F9E" w:rsidRPr="00B10F9E" w:rsidRDefault="00B10F9E" w:rsidP="00B10F9E">
      <w:pPr>
        <w:pStyle w:val="Bibliography"/>
      </w:pPr>
      <w:r w:rsidRPr="00B10F9E">
        <w:t>(29)</w:t>
      </w:r>
      <w:r w:rsidRPr="00B10F9E">
        <w:tab/>
        <w:t>Appelhans, T.; Reudenbach, C.; Russell, K.; Darley, J.; plugin), D. M. (Leaflet E.; Busetto, L.; Ranghetti, L.; McBain, M.; Gatscha, S.; plugin), B. H. (FlatGeobuf; Dufour  (georaster-layer-for-leaflet), D.; Neuwirth, Y.; Cazelles, K. Leafem: “leaflet” Extensions for “Mapview,” 2021.</w:t>
      </w:r>
    </w:p>
    <w:p w14:paraId="2A0F0912" w14:textId="77777777" w:rsidR="00B10F9E" w:rsidRPr="00B10F9E" w:rsidRDefault="00B10F9E" w:rsidP="00B10F9E">
      <w:pPr>
        <w:pStyle w:val="Bibliography"/>
      </w:pPr>
      <w:r w:rsidRPr="00B10F9E">
        <w:t>(30)</w:t>
      </w:r>
      <w:r w:rsidRPr="00B10F9E">
        <w:tab/>
      </w:r>
      <w:r w:rsidRPr="00B10F9E">
        <w:rPr>
          <w:i/>
          <w:iCs/>
        </w:rPr>
        <w:t>Interactive Viewing of Spatial Data in R</w:t>
      </w:r>
      <w:r w:rsidRPr="00B10F9E">
        <w:t>. https://r-spatial.github.io/mapview/ (accessed 2022-03-31).</w:t>
      </w:r>
    </w:p>
    <w:p w14:paraId="1DDBBA4D" w14:textId="77777777" w:rsidR="00B10F9E" w:rsidRPr="00B10F9E" w:rsidRDefault="00B10F9E" w:rsidP="00B10F9E">
      <w:pPr>
        <w:pStyle w:val="Bibliography"/>
      </w:pPr>
      <w:r w:rsidRPr="00B10F9E">
        <w:t>(31)</w:t>
      </w:r>
      <w:r w:rsidRPr="00B10F9E">
        <w:tab/>
        <w:t xml:space="preserve">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w:t>
      </w:r>
      <w:r w:rsidRPr="00B10F9E">
        <w:lastRenderedPageBreak/>
        <w:t>Storey, R.; Saraswat, M.; Jacob, M.; Schubmehl, M.; Vaughan, D.; Hocking, T.; Silvestri, L.; Barrett, T.; Hester, J.; Damico, A.; Freundt, S.; Simons, D.; Andrade, E. S. de; Miller, C.; Meldgaard, J. P.; Tlapak, V.; Ushey, K.; Eddelbuettel, D.; Schwen, B. Data.Table: Extension of “Data.Frame,” 2021.</w:t>
      </w:r>
    </w:p>
    <w:p w14:paraId="4222535B" w14:textId="4E2E9C0B"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CA4A47">
      <w:footerReference w:type="even" r:id="rId21"/>
      <w:footerReference w:type="default" r:id="rId22"/>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A28AD" w14:textId="77777777" w:rsidR="005A61A0" w:rsidRDefault="005A61A0">
      <w:r>
        <w:separator/>
      </w:r>
    </w:p>
  </w:endnote>
  <w:endnote w:type="continuationSeparator" w:id="0">
    <w:p w14:paraId="568F71D3" w14:textId="77777777" w:rsidR="005A61A0" w:rsidRDefault="005A6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82AA" w14:textId="77777777" w:rsidR="005A61A0" w:rsidRDefault="005A61A0">
      <w:r>
        <w:separator/>
      </w:r>
    </w:p>
  </w:footnote>
  <w:footnote w:type="continuationSeparator" w:id="0">
    <w:p w14:paraId="07A79F00" w14:textId="77777777" w:rsidR="005A61A0" w:rsidRDefault="005A61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ke Actkinson">
    <w15:presenceInfo w15:providerId="Windows Live" w15:userId="640c4ff9028f1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24322"/>
    <w:rsid w:val="000276F9"/>
    <w:rsid w:val="000415D2"/>
    <w:rsid w:val="0005660F"/>
    <w:rsid w:val="00062DDA"/>
    <w:rsid w:val="000702AD"/>
    <w:rsid w:val="00090AF2"/>
    <w:rsid w:val="00092FE4"/>
    <w:rsid w:val="000A0C13"/>
    <w:rsid w:val="000A20CE"/>
    <w:rsid w:val="000B2EEB"/>
    <w:rsid w:val="000B5610"/>
    <w:rsid w:val="000C05CC"/>
    <w:rsid w:val="000E1F2A"/>
    <w:rsid w:val="00115FFB"/>
    <w:rsid w:val="00124F3F"/>
    <w:rsid w:val="001746DD"/>
    <w:rsid w:val="001819B4"/>
    <w:rsid w:val="00183810"/>
    <w:rsid w:val="00195ACA"/>
    <w:rsid w:val="001A7A90"/>
    <w:rsid w:val="001C32AB"/>
    <w:rsid w:val="001F31CD"/>
    <w:rsid w:val="001F7C97"/>
    <w:rsid w:val="002027E6"/>
    <w:rsid w:val="00206A53"/>
    <w:rsid w:val="00212B1D"/>
    <w:rsid w:val="00214845"/>
    <w:rsid w:val="00244EE9"/>
    <w:rsid w:val="002648EA"/>
    <w:rsid w:val="00271A02"/>
    <w:rsid w:val="00273C8A"/>
    <w:rsid w:val="0027617B"/>
    <w:rsid w:val="00291864"/>
    <w:rsid w:val="00292DE5"/>
    <w:rsid w:val="0029360E"/>
    <w:rsid w:val="002A7493"/>
    <w:rsid w:val="002B738B"/>
    <w:rsid w:val="002C3431"/>
    <w:rsid w:val="002C5722"/>
    <w:rsid w:val="002F4A60"/>
    <w:rsid w:val="002F59BB"/>
    <w:rsid w:val="003057E0"/>
    <w:rsid w:val="0031373B"/>
    <w:rsid w:val="00315165"/>
    <w:rsid w:val="00324128"/>
    <w:rsid w:val="00332F48"/>
    <w:rsid w:val="00355F78"/>
    <w:rsid w:val="00361E35"/>
    <w:rsid w:val="003664E9"/>
    <w:rsid w:val="003679A1"/>
    <w:rsid w:val="00387071"/>
    <w:rsid w:val="00391D94"/>
    <w:rsid w:val="003A42F0"/>
    <w:rsid w:val="003B4AF3"/>
    <w:rsid w:val="003B71F8"/>
    <w:rsid w:val="003D41A1"/>
    <w:rsid w:val="003D5E52"/>
    <w:rsid w:val="003E1F76"/>
    <w:rsid w:val="004349DC"/>
    <w:rsid w:val="00475FD2"/>
    <w:rsid w:val="00492FC1"/>
    <w:rsid w:val="004C41BE"/>
    <w:rsid w:val="004D4CF0"/>
    <w:rsid w:val="004E283C"/>
    <w:rsid w:val="004E7185"/>
    <w:rsid w:val="004F45BF"/>
    <w:rsid w:val="004F5EDB"/>
    <w:rsid w:val="005271E6"/>
    <w:rsid w:val="00552BBA"/>
    <w:rsid w:val="005553EF"/>
    <w:rsid w:val="00567029"/>
    <w:rsid w:val="00567E81"/>
    <w:rsid w:val="00573553"/>
    <w:rsid w:val="00591A57"/>
    <w:rsid w:val="005A61A0"/>
    <w:rsid w:val="005A7309"/>
    <w:rsid w:val="005D0C10"/>
    <w:rsid w:val="005D14EC"/>
    <w:rsid w:val="00625DAC"/>
    <w:rsid w:val="006277EF"/>
    <w:rsid w:val="0063149B"/>
    <w:rsid w:val="006455A5"/>
    <w:rsid w:val="00683131"/>
    <w:rsid w:val="00687D89"/>
    <w:rsid w:val="00690174"/>
    <w:rsid w:val="006A13D2"/>
    <w:rsid w:val="006A3E34"/>
    <w:rsid w:val="006A5349"/>
    <w:rsid w:val="006A5673"/>
    <w:rsid w:val="006B2581"/>
    <w:rsid w:val="006C7CAE"/>
    <w:rsid w:val="006F4E62"/>
    <w:rsid w:val="007000D9"/>
    <w:rsid w:val="0073308E"/>
    <w:rsid w:val="00744AD7"/>
    <w:rsid w:val="00747701"/>
    <w:rsid w:val="00752EF6"/>
    <w:rsid w:val="007629D3"/>
    <w:rsid w:val="00763C1D"/>
    <w:rsid w:val="0076771E"/>
    <w:rsid w:val="007720C8"/>
    <w:rsid w:val="00775BE5"/>
    <w:rsid w:val="00793011"/>
    <w:rsid w:val="00794616"/>
    <w:rsid w:val="00794E49"/>
    <w:rsid w:val="00795941"/>
    <w:rsid w:val="007A11AD"/>
    <w:rsid w:val="007C3AA4"/>
    <w:rsid w:val="0080440A"/>
    <w:rsid w:val="008047DE"/>
    <w:rsid w:val="008443B8"/>
    <w:rsid w:val="008536AA"/>
    <w:rsid w:val="00861CF7"/>
    <w:rsid w:val="008633FA"/>
    <w:rsid w:val="008655C0"/>
    <w:rsid w:val="008D30F9"/>
    <w:rsid w:val="008D53B2"/>
    <w:rsid w:val="008F79CD"/>
    <w:rsid w:val="00905224"/>
    <w:rsid w:val="00912169"/>
    <w:rsid w:val="00912955"/>
    <w:rsid w:val="00913C15"/>
    <w:rsid w:val="009152F1"/>
    <w:rsid w:val="0092037A"/>
    <w:rsid w:val="009204EF"/>
    <w:rsid w:val="009246AD"/>
    <w:rsid w:val="009377D5"/>
    <w:rsid w:val="00940290"/>
    <w:rsid w:val="00947D3F"/>
    <w:rsid w:val="009729B3"/>
    <w:rsid w:val="00983760"/>
    <w:rsid w:val="0099683D"/>
    <w:rsid w:val="009B4B8D"/>
    <w:rsid w:val="009D10A8"/>
    <w:rsid w:val="009F2E7E"/>
    <w:rsid w:val="00A02375"/>
    <w:rsid w:val="00A02D62"/>
    <w:rsid w:val="00A13812"/>
    <w:rsid w:val="00A20EB5"/>
    <w:rsid w:val="00A21343"/>
    <w:rsid w:val="00A764EF"/>
    <w:rsid w:val="00A76F34"/>
    <w:rsid w:val="00A77180"/>
    <w:rsid w:val="00AB0A5C"/>
    <w:rsid w:val="00AB34C5"/>
    <w:rsid w:val="00AC12E0"/>
    <w:rsid w:val="00AD0ED6"/>
    <w:rsid w:val="00AF4F6D"/>
    <w:rsid w:val="00AF7F6A"/>
    <w:rsid w:val="00B05A88"/>
    <w:rsid w:val="00B10F9E"/>
    <w:rsid w:val="00B32698"/>
    <w:rsid w:val="00B4343F"/>
    <w:rsid w:val="00B44641"/>
    <w:rsid w:val="00B539DF"/>
    <w:rsid w:val="00B5522F"/>
    <w:rsid w:val="00B655CA"/>
    <w:rsid w:val="00B7618D"/>
    <w:rsid w:val="00BB711A"/>
    <w:rsid w:val="00BD2C44"/>
    <w:rsid w:val="00BF396C"/>
    <w:rsid w:val="00C10EE0"/>
    <w:rsid w:val="00C113B7"/>
    <w:rsid w:val="00C12556"/>
    <w:rsid w:val="00C36660"/>
    <w:rsid w:val="00C54D18"/>
    <w:rsid w:val="00C6170A"/>
    <w:rsid w:val="00C829A5"/>
    <w:rsid w:val="00CA4A47"/>
    <w:rsid w:val="00CA60B2"/>
    <w:rsid w:val="00CB73C7"/>
    <w:rsid w:val="00CD707D"/>
    <w:rsid w:val="00CE5D3E"/>
    <w:rsid w:val="00CE6EF8"/>
    <w:rsid w:val="00CF2D6F"/>
    <w:rsid w:val="00CF62A4"/>
    <w:rsid w:val="00D11274"/>
    <w:rsid w:val="00D318E5"/>
    <w:rsid w:val="00D32E24"/>
    <w:rsid w:val="00D71E9D"/>
    <w:rsid w:val="00D86455"/>
    <w:rsid w:val="00DB07D5"/>
    <w:rsid w:val="00DC2241"/>
    <w:rsid w:val="00DD6DBB"/>
    <w:rsid w:val="00DE71DA"/>
    <w:rsid w:val="00DF5724"/>
    <w:rsid w:val="00E04136"/>
    <w:rsid w:val="00E074F2"/>
    <w:rsid w:val="00E22AAF"/>
    <w:rsid w:val="00E32E30"/>
    <w:rsid w:val="00E3712F"/>
    <w:rsid w:val="00E40BD1"/>
    <w:rsid w:val="00E63FC0"/>
    <w:rsid w:val="00E64672"/>
    <w:rsid w:val="00E72637"/>
    <w:rsid w:val="00E753C7"/>
    <w:rsid w:val="00E91482"/>
    <w:rsid w:val="00E96302"/>
    <w:rsid w:val="00EA0175"/>
    <w:rsid w:val="00EC21F0"/>
    <w:rsid w:val="00EC4ED0"/>
    <w:rsid w:val="00EC76D6"/>
    <w:rsid w:val="00ED4645"/>
    <w:rsid w:val="00F134F5"/>
    <w:rsid w:val="00F3398E"/>
    <w:rsid w:val="00F47700"/>
    <w:rsid w:val="00F47B85"/>
    <w:rsid w:val="00F54BDD"/>
    <w:rsid w:val="00F56283"/>
    <w:rsid w:val="00F5645C"/>
    <w:rsid w:val="00F61ED8"/>
    <w:rsid w:val="00FB5A7C"/>
    <w:rsid w:val="00FC1CE0"/>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 w:type="character" w:styleId="LineNumber">
    <w:name w:val="line number"/>
    <w:basedOn w:val="DefaultParagraphFont"/>
    <w:semiHidden/>
    <w:unhideWhenUsed/>
    <w:rsid w:val="00CA4A47"/>
  </w:style>
  <w:style w:type="paragraph" w:styleId="Revision">
    <w:name w:val="Revision"/>
    <w:hidden/>
    <w:uiPriority w:val="99"/>
    <w:semiHidden/>
    <w:rsid w:val="002C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zenodo.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bactkinson/Anomaly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bactkinson/Plume_Detection_with_DBSC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1F3A-7F82-44F7-BD67-9890F261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173</TotalTime>
  <Pages>32</Pages>
  <Words>24510</Words>
  <Characters>139711</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163894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91</cp:revision>
  <cp:lastPrinted>2008-06-11T21:33:00Z</cp:lastPrinted>
  <dcterms:created xsi:type="dcterms:W3CDTF">2022-08-21T16:01:00Z</dcterms:created>
  <dcterms:modified xsi:type="dcterms:W3CDTF">2022-08-27T15:59:00Z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id="iKo9Z2MQ"/&gt;&lt;style id="http://www.zotero.org/styles/environmental-science-and-technology"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